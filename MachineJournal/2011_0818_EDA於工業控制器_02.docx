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68AF" w:rsidRPr="00EF7F7E" w:rsidRDefault="000368AF" w:rsidP="000368AF"/>
    <w:p w:rsidR="000368AF" w:rsidRPr="00EF7F7E" w:rsidRDefault="000368AF" w:rsidP="000368AF"/>
    <w:p w:rsidR="000368AF" w:rsidRPr="00EF7F7E" w:rsidRDefault="000368AF" w:rsidP="000368AF"/>
    <w:p w:rsidR="000368AF" w:rsidRPr="00EF7F7E" w:rsidRDefault="000368AF" w:rsidP="000368AF"/>
    <w:p w:rsidR="000368AF" w:rsidRPr="00EF7F7E" w:rsidRDefault="000368AF" w:rsidP="000368AF"/>
    <w:p w:rsidR="000368AF" w:rsidRPr="00EF7F7E" w:rsidRDefault="000368AF" w:rsidP="000368AF"/>
    <w:p w:rsidR="000368AF" w:rsidRPr="00EF7F7E" w:rsidRDefault="000368AF" w:rsidP="000368AF"/>
    <w:p w:rsidR="000368AF" w:rsidRPr="00EF7F7E" w:rsidRDefault="000368AF" w:rsidP="000368AF"/>
    <w:p w:rsidR="000368AF" w:rsidRPr="00EF7F7E" w:rsidRDefault="000368AF" w:rsidP="000368AF"/>
    <w:p w:rsidR="000368AF" w:rsidRPr="008B7740" w:rsidRDefault="000368AF" w:rsidP="006D4D96">
      <w:pPr>
        <w:pStyle w:val="11"/>
        <w:rPr>
          <w:sz w:val="72"/>
          <w:szCs w:val="72"/>
          <w:u w:val="single"/>
        </w:rPr>
      </w:pPr>
      <w:r w:rsidRPr="008B7740">
        <w:rPr>
          <w:sz w:val="72"/>
          <w:szCs w:val="72"/>
          <w:u w:val="single"/>
        </w:rPr>
        <w:t>EDA</w:t>
      </w:r>
      <w:r w:rsidRPr="008B7740">
        <w:rPr>
          <w:sz w:val="72"/>
          <w:szCs w:val="72"/>
          <w:u w:val="single"/>
        </w:rPr>
        <w:t>於工業控制器</w:t>
      </w:r>
    </w:p>
    <w:p w:rsidR="000368AF" w:rsidRPr="008B7740" w:rsidRDefault="000368AF" w:rsidP="00F04036">
      <w:pPr>
        <w:pStyle w:val="11"/>
        <w:rPr>
          <w:sz w:val="72"/>
          <w:szCs w:val="72"/>
          <w:u w:val="single"/>
        </w:rPr>
      </w:pPr>
      <w:r w:rsidRPr="008B7740">
        <w:rPr>
          <w:sz w:val="72"/>
          <w:szCs w:val="72"/>
          <w:u w:val="single"/>
        </w:rPr>
        <w:t>PCB</w:t>
      </w:r>
      <w:r w:rsidRPr="008B7740">
        <w:rPr>
          <w:sz w:val="72"/>
          <w:szCs w:val="72"/>
          <w:u w:val="single"/>
        </w:rPr>
        <w:t>設計之</w:t>
      </w:r>
      <w:r w:rsidRPr="008B7740">
        <w:rPr>
          <w:sz w:val="72"/>
          <w:u w:val="single"/>
        </w:rPr>
        <w:t>應用</w:t>
      </w:r>
    </w:p>
    <w:p w:rsidR="000368AF" w:rsidRPr="00EF7F7E" w:rsidRDefault="000368AF" w:rsidP="000368AF">
      <w:pPr>
        <w:ind w:left="1858" w:firstLine="480"/>
        <w:rPr>
          <w:rFonts w:eastAsia="標楷體"/>
          <w:b/>
          <w:sz w:val="72"/>
          <w:u w:val="single"/>
        </w:rPr>
      </w:pPr>
      <w:r w:rsidRPr="00EF7F7E">
        <w:rPr>
          <w:rFonts w:eastAsia="標楷體"/>
          <w:b/>
          <w:sz w:val="72"/>
        </w:rPr>
        <w:t xml:space="preserve"> </w:t>
      </w:r>
    </w:p>
    <w:p w:rsidR="000368AF" w:rsidRPr="00EF7F7E" w:rsidRDefault="000368AF" w:rsidP="000368AF">
      <w:pPr>
        <w:rPr>
          <w:sz w:val="52"/>
        </w:rPr>
      </w:pPr>
    </w:p>
    <w:p w:rsidR="000368AF" w:rsidRPr="00EF7F7E" w:rsidRDefault="000368AF" w:rsidP="000368AF">
      <w:pPr>
        <w:rPr>
          <w:b/>
          <w:sz w:val="48"/>
        </w:rPr>
      </w:pPr>
    </w:p>
    <w:p w:rsidR="000368AF" w:rsidRPr="00EF7F7E" w:rsidRDefault="000368AF" w:rsidP="000368AF">
      <w:pPr>
        <w:rPr>
          <w:b/>
          <w:sz w:val="48"/>
        </w:rPr>
      </w:pPr>
    </w:p>
    <w:p w:rsidR="000368AF" w:rsidRDefault="000368AF" w:rsidP="000368AF">
      <w:pPr>
        <w:rPr>
          <w:b/>
          <w:sz w:val="48"/>
        </w:rPr>
      </w:pPr>
    </w:p>
    <w:p w:rsidR="008732F6" w:rsidRDefault="008732F6" w:rsidP="000368AF">
      <w:pPr>
        <w:rPr>
          <w:b/>
          <w:sz w:val="48"/>
        </w:rPr>
      </w:pPr>
    </w:p>
    <w:p w:rsidR="000368AF" w:rsidRDefault="000368AF" w:rsidP="000368AF">
      <w:pPr>
        <w:rPr>
          <w:rFonts w:eastAsia="標楷體"/>
          <w:b/>
          <w:sz w:val="48"/>
        </w:rPr>
      </w:pPr>
      <w:r w:rsidRPr="00EF7F7E">
        <w:rPr>
          <w:rFonts w:eastAsia="標楷體"/>
          <w:b/>
          <w:sz w:val="48"/>
        </w:rPr>
        <w:t>作者姓名</w:t>
      </w:r>
      <w:r w:rsidRPr="00EF7F7E">
        <w:rPr>
          <w:rFonts w:eastAsia="標楷體"/>
          <w:b/>
          <w:sz w:val="48"/>
        </w:rPr>
        <w:t xml:space="preserve">: </w:t>
      </w:r>
      <w:r w:rsidR="0041601B" w:rsidRPr="00EF7F7E">
        <w:rPr>
          <w:rFonts w:eastAsia="標楷體"/>
          <w:b/>
          <w:sz w:val="48"/>
        </w:rPr>
        <w:t>林財</w:t>
      </w:r>
      <w:r w:rsidR="0041601B" w:rsidRPr="00225F00">
        <w:rPr>
          <w:rFonts w:ascii="標楷體" w:eastAsia="標楷體" w:hAnsi="標楷體"/>
          <w:b/>
          <w:sz w:val="48"/>
        </w:rPr>
        <w:t>興</w:t>
      </w:r>
      <w:r w:rsidR="00225F00">
        <w:rPr>
          <w:rFonts w:ascii="標楷體" w:eastAsia="標楷體" w:hAnsi="標楷體" w:hint="eastAsia"/>
          <w:b/>
          <w:sz w:val="48"/>
        </w:rPr>
        <w:t>、</w:t>
      </w:r>
      <w:r w:rsidR="0041601B" w:rsidRPr="00EF7F7E">
        <w:rPr>
          <w:rFonts w:eastAsia="標楷體"/>
          <w:b/>
          <w:sz w:val="48"/>
        </w:rPr>
        <w:t>陳漢平</w:t>
      </w:r>
    </w:p>
    <w:p w:rsidR="008732F6" w:rsidRPr="00EF7F7E" w:rsidRDefault="008732F6" w:rsidP="000368AF">
      <w:pPr>
        <w:rPr>
          <w:rFonts w:eastAsia="標楷體"/>
          <w:b/>
          <w:sz w:val="48"/>
        </w:rPr>
      </w:pPr>
    </w:p>
    <w:p w:rsidR="000368AF" w:rsidRPr="00EF7F7E" w:rsidRDefault="000368AF" w:rsidP="000368AF">
      <w:pPr>
        <w:rPr>
          <w:rFonts w:eastAsia="標楷體"/>
          <w:b/>
          <w:sz w:val="48"/>
        </w:rPr>
      </w:pPr>
      <w:r w:rsidRPr="00EF7F7E">
        <w:rPr>
          <w:rFonts w:eastAsia="標楷體"/>
          <w:b/>
          <w:sz w:val="48"/>
        </w:rPr>
        <w:t>服務機構</w:t>
      </w:r>
      <w:r w:rsidRPr="00EF7F7E">
        <w:rPr>
          <w:rFonts w:eastAsia="標楷體"/>
          <w:b/>
          <w:sz w:val="48"/>
        </w:rPr>
        <w:t xml:space="preserve">: </w:t>
      </w:r>
      <w:r w:rsidRPr="00EF7F7E">
        <w:rPr>
          <w:rFonts w:eastAsia="標楷體"/>
          <w:b/>
          <w:sz w:val="48"/>
        </w:rPr>
        <w:t>盟立自動化股</w:t>
      </w:r>
      <w:r w:rsidR="008B1401">
        <w:rPr>
          <w:rFonts w:eastAsia="標楷體" w:hint="eastAsia"/>
          <w:b/>
          <w:sz w:val="48"/>
        </w:rPr>
        <w:t>份有限</w:t>
      </w:r>
      <w:r w:rsidRPr="00EF7F7E">
        <w:rPr>
          <w:rFonts w:eastAsia="標楷體"/>
          <w:b/>
          <w:sz w:val="48"/>
        </w:rPr>
        <w:t>公司</w:t>
      </w:r>
    </w:p>
    <w:p w:rsidR="000368AF" w:rsidRPr="00EF7F7E" w:rsidRDefault="000368AF" w:rsidP="000368AF">
      <w:pPr>
        <w:rPr>
          <w:b/>
        </w:rPr>
      </w:pPr>
    </w:p>
    <w:p w:rsidR="000368AF" w:rsidRPr="00EF7F7E" w:rsidRDefault="000368AF" w:rsidP="000368AF">
      <w:pPr>
        <w:rPr>
          <w:rFonts w:eastAsia="標楷體"/>
          <w:b/>
          <w:sz w:val="48"/>
        </w:rPr>
      </w:pPr>
      <w:r w:rsidRPr="00EF7F7E">
        <w:rPr>
          <w:rFonts w:eastAsia="標楷體"/>
          <w:b/>
          <w:sz w:val="48"/>
        </w:rPr>
        <w:t>日</w:t>
      </w:r>
      <w:r w:rsidRPr="00EF7F7E">
        <w:rPr>
          <w:rFonts w:eastAsia="標楷體"/>
          <w:b/>
          <w:sz w:val="48"/>
        </w:rPr>
        <w:t xml:space="preserve">   </w:t>
      </w:r>
      <w:r w:rsidRPr="00EF7F7E">
        <w:rPr>
          <w:rFonts w:eastAsia="標楷體"/>
          <w:b/>
          <w:sz w:val="48"/>
        </w:rPr>
        <w:t>期</w:t>
      </w:r>
      <w:r w:rsidR="00116111">
        <w:rPr>
          <w:rFonts w:eastAsia="標楷體"/>
          <w:b/>
          <w:sz w:val="48"/>
        </w:rPr>
        <w:t xml:space="preserve"> : </w:t>
      </w:r>
      <w:r w:rsidR="008E2399">
        <w:rPr>
          <w:rFonts w:eastAsia="標楷體" w:hint="eastAsia"/>
          <w:b/>
          <w:sz w:val="48"/>
        </w:rPr>
        <w:t>August</w:t>
      </w:r>
      <w:r w:rsidR="00F62FFA">
        <w:rPr>
          <w:rFonts w:eastAsia="標楷體" w:hint="eastAsia"/>
          <w:b/>
          <w:sz w:val="48"/>
        </w:rPr>
        <w:t xml:space="preserve"> </w:t>
      </w:r>
      <w:r w:rsidR="007A6607">
        <w:rPr>
          <w:rFonts w:eastAsia="標楷體" w:hint="eastAsia"/>
          <w:b/>
          <w:sz w:val="48"/>
        </w:rPr>
        <w:t>19</w:t>
      </w:r>
      <w:r w:rsidR="00116111">
        <w:rPr>
          <w:rFonts w:eastAsia="標楷體" w:hint="eastAsia"/>
          <w:b/>
          <w:sz w:val="48"/>
        </w:rPr>
        <w:t>, 2011</w:t>
      </w:r>
    </w:p>
    <w:p w:rsidR="006D4D96" w:rsidRPr="00EF7F7E" w:rsidRDefault="00F82F43" w:rsidP="004D1636">
      <w:pPr>
        <w:jc w:val="center"/>
        <w:rPr>
          <w:b/>
          <w:sz w:val="32"/>
          <w:szCs w:val="32"/>
          <w:lang w:val="zh-TW"/>
        </w:rPr>
      </w:pPr>
      <w:r w:rsidRPr="00EF7F7E">
        <w:br w:type="page"/>
      </w:r>
      <w:r w:rsidR="000B696B" w:rsidRPr="00EF7F7E">
        <w:rPr>
          <w:b/>
          <w:sz w:val="32"/>
          <w:szCs w:val="32"/>
          <w:lang w:val="zh-TW"/>
        </w:rPr>
        <w:lastRenderedPageBreak/>
        <w:t>內容目</w:t>
      </w:r>
      <w:r w:rsidR="002C65D4" w:rsidRPr="00EF7F7E">
        <w:rPr>
          <w:b/>
          <w:sz w:val="32"/>
          <w:szCs w:val="32"/>
          <w:lang w:val="zh-TW"/>
        </w:rPr>
        <w:t>錄</w:t>
      </w:r>
    </w:p>
    <w:p w:rsidR="004D1636" w:rsidRPr="00EF7F7E" w:rsidRDefault="004D1636" w:rsidP="00F82F43"/>
    <w:p w:rsidR="00EB474A" w:rsidRDefault="006E6641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r w:rsidRPr="00EF7F7E">
        <w:fldChar w:fldCharType="begin"/>
      </w:r>
      <w:r w:rsidR="006D4D96" w:rsidRPr="00EF7F7E">
        <w:instrText xml:space="preserve"> TOC \o "1-3" \h \z \u </w:instrText>
      </w:r>
      <w:r w:rsidRPr="00EF7F7E">
        <w:fldChar w:fldCharType="separate"/>
      </w:r>
      <w:hyperlink w:anchor="_Toc301450395" w:history="1">
        <w:r w:rsidR="00EB474A" w:rsidRPr="00EC7565">
          <w:rPr>
            <w:rStyle w:val="ab"/>
            <w:noProof/>
          </w:rPr>
          <w:t>1.</w:t>
        </w:r>
        <w:r w:rsidR="00EB474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B474A" w:rsidRPr="00EC7565">
          <w:rPr>
            <w:rStyle w:val="ab"/>
            <w:rFonts w:hint="eastAsia"/>
            <w:noProof/>
          </w:rPr>
          <w:t>摘要</w:t>
        </w:r>
        <w:r w:rsidR="00EB47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B474A">
          <w:rPr>
            <w:noProof/>
            <w:webHidden/>
          </w:rPr>
          <w:instrText xml:space="preserve"> PAGEREF _Toc301450395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474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B474A" w:rsidRDefault="006E6641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301450396" w:history="1">
        <w:r w:rsidR="00EB474A" w:rsidRPr="00EC7565">
          <w:rPr>
            <w:rStyle w:val="ab"/>
            <w:noProof/>
          </w:rPr>
          <w:t>2.</w:t>
        </w:r>
        <w:r w:rsidR="00EB474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B474A" w:rsidRPr="00EC7565">
          <w:rPr>
            <w:rStyle w:val="ab"/>
            <w:rFonts w:hint="eastAsia"/>
            <w:noProof/>
          </w:rPr>
          <w:t>關鍵字</w:t>
        </w:r>
        <w:r w:rsidR="00EB47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B474A">
          <w:rPr>
            <w:noProof/>
            <w:webHidden/>
          </w:rPr>
          <w:instrText xml:space="preserve"> PAGEREF _Toc301450396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474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B474A" w:rsidRDefault="006E6641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301450397" w:history="1">
        <w:r w:rsidR="00EB474A" w:rsidRPr="00EC7565">
          <w:rPr>
            <w:rStyle w:val="ab"/>
            <w:noProof/>
          </w:rPr>
          <w:t>3.</w:t>
        </w:r>
        <w:r w:rsidR="00EB474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B474A" w:rsidRPr="00EC7565">
          <w:rPr>
            <w:rStyle w:val="ab"/>
            <w:rFonts w:hint="eastAsia"/>
            <w:noProof/>
          </w:rPr>
          <w:t>前言</w:t>
        </w:r>
        <w:r w:rsidR="00EB47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B474A">
          <w:rPr>
            <w:noProof/>
            <w:webHidden/>
          </w:rPr>
          <w:instrText xml:space="preserve"> PAGEREF _Toc301450397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474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B474A" w:rsidRDefault="006E6641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301450398" w:history="1">
        <w:r w:rsidR="00EB474A" w:rsidRPr="00EC7565">
          <w:rPr>
            <w:rStyle w:val="ab"/>
            <w:noProof/>
          </w:rPr>
          <w:t>4.</w:t>
        </w:r>
        <w:r w:rsidR="00EB474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B474A" w:rsidRPr="00EC7565">
          <w:rPr>
            <w:rStyle w:val="ab"/>
            <w:rFonts w:hint="eastAsia"/>
            <w:noProof/>
          </w:rPr>
          <w:t>本文</w:t>
        </w:r>
        <w:r w:rsidR="00EB47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B474A">
          <w:rPr>
            <w:noProof/>
            <w:webHidden/>
          </w:rPr>
          <w:instrText xml:space="preserve"> PAGEREF _Toc301450398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474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B474A" w:rsidRDefault="006E6641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301450399" w:history="1">
        <w:r w:rsidR="00EB474A" w:rsidRPr="00EC7565">
          <w:rPr>
            <w:rStyle w:val="ab"/>
            <w:noProof/>
          </w:rPr>
          <w:t>5.</w:t>
        </w:r>
        <w:r w:rsidR="00EB474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B474A" w:rsidRPr="00EC7565">
          <w:rPr>
            <w:rStyle w:val="ab"/>
            <w:rFonts w:hint="eastAsia"/>
            <w:noProof/>
          </w:rPr>
          <w:t>邏輯設計</w:t>
        </w:r>
        <w:r w:rsidR="00EB47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B474A">
          <w:rPr>
            <w:noProof/>
            <w:webHidden/>
          </w:rPr>
          <w:instrText xml:space="preserve"> PAGEREF _Toc301450399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474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B474A" w:rsidRDefault="006E6641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301450400" w:history="1">
        <w:r w:rsidR="00EB474A" w:rsidRPr="00EC7565">
          <w:rPr>
            <w:rStyle w:val="ab"/>
            <w:noProof/>
          </w:rPr>
          <w:t>6.</w:t>
        </w:r>
        <w:r w:rsidR="00EB474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B474A" w:rsidRPr="00EC7565">
          <w:rPr>
            <w:rStyle w:val="ab"/>
            <w:rFonts w:hint="eastAsia"/>
            <w:noProof/>
          </w:rPr>
          <w:t>實體設計</w:t>
        </w:r>
        <w:r w:rsidR="00EB47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B474A">
          <w:rPr>
            <w:noProof/>
            <w:webHidden/>
          </w:rPr>
          <w:instrText xml:space="preserve"> PAGEREF _Toc301450400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474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B474A" w:rsidRDefault="006E6641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301450401" w:history="1">
        <w:r w:rsidR="00EB474A" w:rsidRPr="00EC7565">
          <w:rPr>
            <w:rStyle w:val="ab"/>
            <w:noProof/>
          </w:rPr>
          <w:t>7.</w:t>
        </w:r>
        <w:r w:rsidR="00EB474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B474A" w:rsidRPr="00EC7565">
          <w:rPr>
            <w:rStyle w:val="ab"/>
            <w:rFonts w:hint="eastAsia"/>
            <w:noProof/>
          </w:rPr>
          <w:t>信號完整性</w:t>
        </w:r>
        <w:r w:rsidR="00EB47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B474A">
          <w:rPr>
            <w:noProof/>
            <w:webHidden/>
          </w:rPr>
          <w:instrText xml:space="preserve"> PAGEREF _Toc301450401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474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B474A" w:rsidRDefault="006E6641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301450402" w:history="1">
        <w:r w:rsidR="00EB474A" w:rsidRPr="00EC7565">
          <w:rPr>
            <w:rStyle w:val="ab"/>
            <w:rFonts w:eastAsia="細明體"/>
            <w:noProof/>
          </w:rPr>
          <w:t>8.</w:t>
        </w:r>
        <w:r w:rsidR="00EB474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B474A" w:rsidRPr="00EC7565">
          <w:rPr>
            <w:rStyle w:val="ab"/>
            <w:rFonts w:hint="eastAsia"/>
            <w:noProof/>
          </w:rPr>
          <w:t>電磁相容</w:t>
        </w:r>
        <w:r w:rsidR="00EB47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B474A">
          <w:rPr>
            <w:noProof/>
            <w:webHidden/>
          </w:rPr>
          <w:instrText xml:space="preserve"> PAGEREF _Toc301450402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474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B474A" w:rsidRDefault="006E6641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301450403" w:history="1">
        <w:r w:rsidR="00EB474A" w:rsidRPr="00EC7565">
          <w:rPr>
            <w:rStyle w:val="ab"/>
            <w:noProof/>
          </w:rPr>
          <w:t>9.</w:t>
        </w:r>
        <w:r w:rsidR="00EB474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B474A" w:rsidRPr="00EC7565">
          <w:rPr>
            <w:rStyle w:val="ab"/>
            <w:rFonts w:hint="eastAsia"/>
            <w:noProof/>
          </w:rPr>
          <w:t>案例說明</w:t>
        </w:r>
        <w:r w:rsidR="00EB47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B474A">
          <w:rPr>
            <w:noProof/>
            <w:webHidden/>
          </w:rPr>
          <w:instrText xml:space="preserve"> PAGEREF _Toc301450403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474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B474A" w:rsidRDefault="006E6641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301450404" w:history="1">
        <w:r w:rsidR="00EB474A" w:rsidRPr="00EC7565">
          <w:rPr>
            <w:rStyle w:val="ab"/>
            <w:noProof/>
          </w:rPr>
          <w:t>10.</w:t>
        </w:r>
        <w:r w:rsidR="00EB474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B474A" w:rsidRPr="00EC7565">
          <w:rPr>
            <w:rStyle w:val="ab"/>
            <w:rFonts w:hint="eastAsia"/>
            <w:noProof/>
          </w:rPr>
          <w:t>結語</w:t>
        </w:r>
        <w:r w:rsidR="00EB47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B474A">
          <w:rPr>
            <w:noProof/>
            <w:webHidden/>
          </w:rPr>
          <w:instrText xml:space="preserve"> PAGEREF _Toc301450404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474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B474A" w:rsidRDefault="006E6641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301450405" w:history="1">
        <w:r w:rsidR="00EB474A" w:rsidRPr="00EC7565">
          <w:rPr>
            <w:rStyle w:val="ab"/>
            <w:noProof/>
          </w:rPr>
          <w:t>11.</w:t>
        </w:r>
        <w:r w:rsidR="00EB474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B474A" w:rsidRPr="00EC7565">
          <w:rPr>
            <w:rStyle w:val="ab"/>
            <w:rFonts w:hint="eastAsia"/>
            <w:noProof/>
          </w:rPr>
          <w:t>參考資料</w:t>
        </w:r>
        <w:r w:rsidR="00EB47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B474A">
          <w:rPr>
            <w:noProof/>
            <w:webHidden/>
          </w:rPr>
          <w:instrText xml:space="preserve"> PAGEREF _Toc301450405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474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D4D96" w:rsidRPr="00EF7F7E" w:rsidRDefault="006E6641">
      <w:r w:rsidRPr="00EF7F7E">
        <w:fldChar w:fldCharType="end"/>
      </w:r>
    </w:p>
    <w:p w:rsidR="00B90D98" w:rsidRPr="00EF7F7E" w:rsidRDefault="002C65D4" w:rsidP="00DA27C7">
      <w:r w:rsidRPr="00EF7F7E">
        <w:br w:type="page"/>
      </w:r>
    </w:p>
    <w:p w:rsidR="00DA27C7" w:rsidRPr="00EF7F7E" w:rsidRDefault="002C65D4" w:rsidP="000B696B">
      <w:pPr>
        <w:jc w:val="center"/>
      </w:pPr>
      <w:r w:rsidRPr="00EF7F7E">
        <w:rPr>
          <w:b/>
          <w:sz w:val="32"/>
          <w:szCs w:val="32"/>
          <w:lang w:val="zh-TW"/>
        </w:rPr>
        <w:t>圖表目錄</w:t>
      </w:r>
    </w:p>
    <w:p w:rsidR="00EB474A" w:rsidRDefault="006E6641" w:rsidP="00EB474A">
      <w:pPr>
        <w:pStyle w:val="a9"/>
        <w:tabs>
          <w:tab w:val="right" w:leader="dot" w:pos="8296"/>
        </w:tabs>
        <w:ind w:left="1440" w:hanging="480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 w:rsidR="00164EDF">
        <w:instrText xml:space="preserve"> TOC \f F \h \z \t "Figure" \c </w:instrText>
      </w:r>
      <w:r>
        <w:fldChar w:fldCharType="separate"/>
      </w:r>
      <w:hyperlink r:id="rId7" w:anchor="_Toc301450385" w:history="1">
        <w:r w:rsidR="00EB474A" w:rsidRPr="005736D1">
          <w:rPr>
            <w:rStyle w:val="ab"/>
            <w:rFonts w:hint="eastAsia"/>
            <w:noProof/>
          </w:rPr>
          <w:t>圖</w:t>
        </w:r>
        <w:r w:rsidR="00EB474A" w:rsidRPr="005736D1">
          <w:rPr>
            <w:rStyle w:val="ab"/>
            <w:noProof/>
          </w:rPr>
          <w:t xml:space="preserve"> 1. </w:t>
        </w:r>
        <w:r w:rsidR="00EB474A" w:rsidRPr="005736D1">
          <w:rPr>
            <w:rStyle w:val="ab"/>
            <w:rFonts w:hint="eastAsia"/>
            <w:noProof/>
          </w:rPr>
          <w:t>傳統</w:t>
        </w:r>
        <w:r w:rsidR="00EB474A" w:rsidRPr="005736D1">
          <w:rPr>
            <w:rStyle w:val="ab"/>
            <w:noProof/>
          </w:rPr>
          <w:t>PCB</w:t>
        </w:r>
        <w:r w:rsidR="00EB474A" w:rsidRPr="005736D1">
          <w:rPr>
            <w:rStyle w:val="ab"/>
            <w:rFonts w:hint="eastAsia"/>
            <w:noProof/>
          </w:rPr>
          <w:t>之設計流程</w:t>
        </w:r>
        <w:r w:rsidR="00EB47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B474A">
          <w:rPr>
            <w:noProof/>
            <w:webHidden/>
          </w:rPr>
          <w:instrText xml:space="preserve"> PAGEREF _Toc301450385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474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B474A" w:rsidRDefault="006E6641" w:rsidP="00EB474A">
      <w:pPr>
        <w:pStyle w:val="a9"/>
        <w:tabs>
          <w:tab w:val="right" w:leader="dot" w:pos="8296"/>
        </w:tabs>
        <w:ind w:left="1440" w:hanging="480"/>
        <w:rPr>
          <w:rFonts w:asciiTheme="minorHAnsi" w:eastAsiaTheme="minorEastAsia" w:hAnsiTheme="minorHAnsi" w:cstheme="minorBidi"/>
          <w:noProof/>
          <w:szCs w:val="22"/>
        </w:rPr>
      </w:pPr>
      <w:hyperlink r:id="rId8" w:anchor="_Toc301450386" w:history="1">
        <w:r w:rsidR="00EB474A" w:rsidRPr="005736D1">
          <w:rPr>
            <w:rStyle w:val="ab"/>
            <w:rFonts w:hint="eastAsia"/>
            <w:noProof/>
          </w:rPr>
          <w:t>圖</w:t>
        </w:r>
        <w:r w:rsidR="00EB474A" w:rsidRPr="005736D1">
          <w:rPr>
            <w:rStyle w:val="ab"/>
            <w:noProof/>
          </w:rPr>
          <w:t xml:space="preserve"> 2. </w:t>
        </w:r>
        <w:r w:rsidR="00EB474A" w:rsidRPr="005736D1">
          <w:rPr>
            <w:rStyle w:val="ab"/>
            <w:rFonts w:hint="eastAsia"/>
            <w:noProof/>
          </w:rPr>
          <w:t>加入</w:t>
        </w:r>
        <w:r w:rsidR="00EB474A" w:rsidRPr="005736D1">
          <w:rPr>
            <w:rStyle w:val="ab"/>
            <w:noProof/>
          </w:rPr>
          <w:t>EDA</w:t>
        </w:r>
        <w:r w:rsidR="00EB474A" w:rsidRPr="005736D1">
          <w:rPr>
            <w:rStyle w:val="ab"/>
            <w:rFonts w:hint="eastAsia"/>
            <w:noProof/>
          </w:rPr>
          <w:t>後</w:t>
        </w:r>
        <w:r w:rsidR="00EB474A" w:rsidRPr="005736D1">
          <w:rPr>
            <w:rStyle w:val="ab"/>
            <w:rFonts w:hAnsi="新細明體" w:hint="eastAsia"/>
            <w:noProof/>
          </w:rPr>
          <w:t>之</w:t>
        </w:r>
        <w:r w:rsidR="00EB474A" w:rsidRPr="005736D1">
          <w:rPr>
            <w:rStyle w:val="ab"/>
            <w:noProof/>
          </w:rPr>
          <w:t>PCB</w:t>
        </w:r>
        <w:r w:rsidR="00EB474A" w:rsidRPr="005736D1">
          <w:rPr>
            <w:rStyle w:val="ab"/>
            <w:rFonts w:hint="eastAsia"/>
            <w:noProof/>
          </w:rPr>
          <w:t>設計流程</w:t>
        </w:r>
        <w:r w:rsidR="00EB47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B474A">
          <w:rPr>
            <w:noProof/>
            <w:webHidden/>
          </w:rPr>
          <w:instrText xml:space="preserve"> PAGEREF _Toc301450386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474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B474A" w:rsidRDefault="006E6641" w:rsidP="00EB474A">
      <w:pPr>
        <w:pStyle w:val="a9"/>
        <w:tabs>
          <w:tab w:val="right" w:leader="dot" w:pos="8296"/>
        </w:tabs>
        <w:ind w:left="1440" w:hanging="480"/>
        <w:rPr>
          <w:rFonts w:asciiTheme="minorHAnsi" w:eastAsiaTheme="minorEastAsia" w:hAnsiTheme="minorHAnsi" w:cstheme="minorBidi"/>
          <w:noProof/>
          <w:szCs w:val="22"/>
        </w:rPr>
      </w:pPr>
      <w:hyperlink r:id="rId9" w:anchor="_Toc301450387" w:history="1">
        <w:r w:rsidR="00EB474A" w:rsidRPr="005736D1">
          <w:rPr>
            <w:rStyle w:val="ab"/>
            <w:rFonts w:hint="eastAsia"/>
            <w:noProof/>
          </w:rPr>
          <w:t>圖</w:t>
        </w:r>
        <w:r w:rsidR="00EB474A" w:rsidRPr="005736D1">
          <w:rPr>
            <w:rStyle w:val="ab"/>
            <w:noProof/>
          </w:rPr>
          <w:t xml:space="preserve"> 3. </w:t>
        </w:r>
        <w:r w:rsidR="00EB474A" w:rsidRPr="005736D1">
          <w:rPr>
            <w:rStyle w:val="ab"/>
            <w:rFonts w:hint="eastAsia"/>
            <w:noProof/>
          </w:rPr>
          <w:t>使用</w:t>
        </w:r>
        <w:r w:rsidR="00EB474A" w:rsidRPr="005736D1">
          <w:rPr>
            <w:rStyle w:val="ab"/>
            <w:noProof/>
          </w:rPr>
          <w:t xml:space="preserve">LineSim </w:t>
        </w:r>
        <w:r w:rsidR="00EB474A" w:rsidRPr="005736D1">
          <w:rPr>
            <w:rStyle w:val="ab"/>
            <w:rFonts w:hint="eastAsia"/>
            <w:noProof/>
          </w:rPr>
          <w:t>做板層模擬及參數分析</w:t>
        </w:r>
        <w:r w:rsidR="00EB47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B474A">
          <w:rPr>
            <w:noProof/>
            <w:webHidden/>
          </w:rPr>
          <w:instrText xml:space="preserve"> PAGEREF _Toc301450387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474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B474A" w:rsidRDefault="006E6641" w:rsidP="00EB474A">
      <w:pPr>
        <w:pStyle w:val="a9"/>
        <w:tabs>
          <w:tab w:val="right" w:leader="dot" w:pos="8296"/>
        </w:tabs>
        <w:ind w:left="1440" w:hanging="480"/>
        <w:rPr>
          <w:rFonts w:asciiTheme="minorHAnsi" w:eastAsiaTheme="minorEastAsia" w:hAnsiTheme="minorHAnsi" w:cstheme="minorBidi"/>
          <w:noProof/>
          <w:szCs w:val="22"/>
        </w:rPr>
      </w:pPr>
      <w:hyperlink r:id="rId10" w:anchor="_Toc301450388" w:history="1">
        <w:r w:rsidR="00EB474A" w:rsidRPr="005736D1">
          <w:rPr>
            <w:rStyle w:val="ab"/>
            <w:rFonts w:hint="eastAsia"/>
            <w:noProof/>
          </w:rPr>
          <w:t>圖</w:t>
        </w:r>
        <w:r w:rsidR="00EB474A" w:rsidRPr="005736D1">
          <w:rPr>
            <w:rStyle w:val="ab"/>
            <w:noProof/>
          </w:rPr>
          <w:t xml:space="preserve"> 4. </w:t>
        </w:r>
        <w:r w:rsidR="00EB474A" w:rsidRPr="005736D1">
          <w:rPr>
            <w:rStyle w:val="ab"/>
            <w:rFonts w:hint="eastAsia"/>
            <w:noProof/>
          </w:rPr>
          <w:t>使用</w:t>
        </w:r>
        <w:r w:rsidR="00EB474A" w:rsidRPr="005736D1">
          <w:rPr>
            <w:rStyle w:val="ab"/>
            <w:noProof/>
          </w:rPr>
          <w:t>BoardSim/DDR Wizard</w:t>
        </w:r>
        <w:r w:rsidR="00EB474A" w:rsidRPr="005736D1">
          <w:rPr>
            <w:rStyle w:val="ab"/>
            <w:rFonts w:hint="eastAsia"/>
            <w:noProof/>
          </w:rPr>
          <w:t>對</w:t>
        </w:r>
        <w:r w:rsidR="00EB474A" w:rsidRPr="005736D1">
          <w:rPr>
            <w:rStyle w:val="ab"/>
            <w:noProof/>
          </w:rPr>
          <w:t>66MHz SDRAM</w:t>
        </w:r>
        <w:r w:rsidR="00EB474A" w:rsidRPr="005736D1">
          <w:rPr>
            <w:rStyle w:val="ab"/>
            <w:rFonts w:hint="eastAsia"/>
            <w:noProof/>
          </w:rPr>
          <w:t>的模擬與分析</w:t>
        </w:r>
        <w:r w:rsidR="00EB47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B474A">
          <w:rPr>
            <w:noProof/>
            <w:webHidden/>
          </w:rPr>
          <w:instrText xml:space="preserve"> PAGEREF _Toc301450388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474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B474A" w:rsidRDefault="006E6641" w:rsidP="00EB474A">
      <w:pPr>
        <w:pStyle w:val="a9"/>
        <w:tabs>
          <w:tab w:val="right" w:leader="dot" w:pos="8296"/>
        </w:tabs>
        <w:ind w:left="1440" w:hanging="480"/>
        <w:rPr>
          <w:rFonts w:asciiTheme="minorHAnsi" w:eastAsiaTheme="minorEastAsia" w:hAnsiTheme="minorHAnsi" w:cstheme="minorBidi"/>
          <w:noProof/>
          <w:szCs w:val="22"/>
        </w:rPr>
      </w:pPr>
      <w:hyperlink r:id="rId11" w:anchor="_Toc301450389" w:history="1">
        <w:r w:rsidR="00EB474A" w:rsidRPr="005736D1">
          <w:rPr>
            <w:rStyle w:val="ab"/>
            <w:rFonts w:hint="eastAsia"/>
            <w:noProof/>
          </w:rPr>
          <w:t>圖</w:t>
        </w:r>
        <w:r w:rsidR="00EB474A" w:rsidRPr="005736D1">
          <w:rPr>
            <w:rStyle w:val="ab"/>
            <w:noProof/>
          </w:rPr>
          <w:t xml:space="preserve"> 5. </w:t>
        </w:r>
        <w:r w:rsidR="00EB474A" w:rsidRPr="005736D1">
          <w:rPr>
            <w:rStyle w:val="ab"/>
            <w:rFonts w:hint="eastAsia"/>
            <w:noProof/>
          </w:rPr>
          <w:t>位於</w:t>
        </w:r>
        <w:r w:rsidR="00EB474A" w:rsidRPr="005736D1">
          <w:rPr>
            <w:rStyle w:val="ab"/>
            <w:noProof/>
          </w:rPr>
          <w:t>I/O</w:t>
        </w:r>
        <w:r w:rsidR="00EB474A" w:rsidRPr="005736D1">
          <w:rPr>
            <w:rStyle w:val="ab"/>
            <w:rFonts w:hint="eastAsia"/>
            <w:noProof/>
          </w:rPr>
          <w:t>附近的雜訊藕合</w:t>
        </w:r>
        <w:r w:rsidR="00EB47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B474A">
          <w:rPr>
            <w:noProof/>
            <w:webHidden/>
          </w:rPr>
          <w:instrText xml:space="preserve"> PAGEREF _Toc301450389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474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B474A" w:rsidRDefault="006E6641" w:rsidP="00EB474A">
      <w:pPr>
        <w:pStyle w:val="a9"/>
        <w:tabs>
          <w:tab w:val="right" w:leader="dot" w:pos="8296"/>
        </w:tabs>
        <w:ind w:left="1440" w:hanging="480"/>
        <w:rPr>
          <w:rFonts w:asciiTheme="minorHAnsi" w:eastAsiaTheme="minorEastAsia" w:hAnsiTheme="minorHAnsi" w:cstheme="minorBidi"/>
          <w:noProof/>
          <w:szCs w:val="22"/>
        </w:rPr>
      </w:pPr>
      <w:hyperlink r:id="rId12" w:anchor="_Toc301450390" w:history="1">
        <w:r w:rsidR="00EB474A" w:rsidRPr="005736D1">
          <w:rPr>
            <w:rStyle w:val="ab"/>
            <w:rFonts w:hint="eastAsia"/>
            <w:noProof/>
          </w:rPr>
          <w:t>圖</w:t>
        </w:r>
        <w:r w:rsidR="00EB474A" w:rsidRPr="005736D1">
          <w:rPr>
            <w:rStyle w:val="ab"/>
            <w:noProof/>
          </w:rPr>
          <w:t xml:space="preserve"> 6. </w:t>
        </w:r>
        <w:r w:rsidR="00EB474A" w:rsidRPr="005736D1">
          <w:rPr>
            <w:rStyle w:val="ab"/>
            <w:rFonts w:hint="eastAsia"/>
            <w:noProof/>
          </w:rPr>
          <w:t>改善走線前</w:t>
        </w:r>
        <w:r w:rsidR="00EB474A" w:rsidRPr="005736D1">
          <w:rPr>
            <w:rStyle w:val="ab"/>
            <w:noProof/>
          </w:rPr>
          <w:t>D16</w:t>
        </w:r>
        <w:r w:rsidR="00EB474A" w:rsidRPr="005736D1">
          <w:rPr>
            <w:rStyle w:val="ab"/>
            <w:rFonts w:hint="eastAsia"/>
            <w:noProof/>
          </w:rPr>
          <w:t>及</w:t>
        </w:r>
        <w:r w:rsidR="00EB474A" w:rsidRPr="005736D1">
          <w:rPr>
            <w:rStyle w:val="ab"/>
            <w:noProof/>
          </w:rPr>
          <w:t>D30</w:t>
        </w:r>
        <w:r w:rsidR="00EB474A" w:rsidRPr="005736D1">
          <w:rPr>
            <w:rStyle w:val="ab"/>
            <w:rFonts w:hint="eastAsia"/>
            <w:noProof/>
          </w:rPr>
          <w:t>訊號完整性報告</w:t>
        </w:r>
        <w:r w:rsidR="00EB47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B474A">
          <w:rPr>
            <w:noProof/>
            <w:webHidden/>
          </w:rPr>
          <w:instrText xml:space="preserve"> PAGEREF _Toc301450390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474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B474A" w:rsidRDefault="006E6641" w:rsidP="00EB474A">
      <w:pPr>
        <w:pStyle w:val="a9"/>
        <w:tabs>
          <w:tab w:val="right" w:leader="dot" w:pos="8296"/>
        </w:tabs>
        <w:ind w:left="1440" w:hanging="480"/>
        <w:rPr>
          <w:rFonts w:asciiTheme="minorHAnsi" w:eastAsiaTheme="minorEastAsia" w:hAnsiTheme="minorHAnsi" w:cstheme="minorBidi"/>
          <w:noProof/>
          <w:szCs w:val="22"/>
        </w:rPr>
      </w:pPr>
      <w:hyperlink r:id="rId13" w:anchor="_Toc301450391" w:history="1">
        <w:r w:rsidR="00EB474A" w:rsidRPr="005736D1">
          <w:rPr>
            <w:rStyle w:val="ab"/>
            <w:rFonts w:hint="eastAsia"/>
            <w:noProof/>
          </w:rPr>
          <w:t>圖</w:t>
        </w:r>
        <w:r w:rsidR="00EB474A" w:rsidRPr="005736D1">
          <w:rPr>
            <w:rStyle w:val="ab"/>
            <w:noProof/>
          </w:rPr>
          <w:t xml:space="preserve"> 7. </w:t>
        </w:r>
        <w:r w:rsidR="00EB474A" w:rsidRPr="005736D1">
          <w:rPr>
            <w:rStyle w:val="ab"/>
            <w:rFonts w:hint="eastAsia"/>
            <w:noProof/>
          </w:rPr>
          <w:t>改善前之走線</w:t>
        </w:r>
        <w:r w:rsidR="00EB474A" w:rsidRPr="005736D1">
          <w:rPr>
            <w:rStyle w:val="ab"/>
            <w:noProof/>
          </w:rPr>
          <w:t xml:space="preserve">D16, $$$10, </w:t>
        </w:r>
        <w:r w:rsidR="00EB474A" w:rsidRPr="005736D1">
          <w:rPr>
            <w:rStyle w:val="ab"/>
            <w:rFonts w:hint="eastAsia"/>
            <w:noProof/>
          </w:rPr>
          <w:t>及</w:t>
        </w:r>
        <w:r w:rsidR="00EB474A" w:rsidRPr="005736D1">
          <w:rPr>
            <w:rStyle w:val="ab"/>
            <w:noProof/>
          </w:rPr>
          <w:t>N19861112</w:t>
        </w:r>
        <w:r w:rsidR="00EB47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B474A">
          <w:rPr>
            <w:noProof/>
            <w:webHidden/>
          </w:rPr>
          <w:instrText xml:space="preserve"> PAGEREF _Toc301450391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474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B474A" w:rsidRDefault="006E6641" w:rsidP="00EB474A">
      <w:pPr>
        <w:pStyle w:val="a9"/>
        <w:tabs>
          <w:tab w:val="right" w:leader="dot" w:pos="8296"/>
        </w:tabs>
        <w:ind w:left="1440" w:hanging="480"/>
        <w:rPr>
          <w:rFonts w:asciiTheme="minorHAnsi" w:eastAsiaTheme="minorEastAsia" w:hAnsiTheme="minorHAnsi" w:cstheme="minorBidi"/>
          <w:noProof/>
          <w:szCs w:val="22"/>
        </w:rPr>
      </w:pPr>
      <w:hyperlink r:id="rId14" w:anchor="_Toc301450392" w:history="1">
        <w:r w:rsidR="00EB474A" w:rsidRPr="005736D1">
          <w:rPr>
            <w:rStyle w:val="ab"/>
            <w:rFonts w:hint="eastAsia"/>
            <w:noProof/>
          </w:rPr>
          <w:t>圖</w:t>
        </w:r>
        <w:r w:rsidR="00EB474A" w:rsidRPr="005736D1">
          <w:rPr>
            <w:rStyle w:val="ab"/>
            <w:noProof/>
          </w:rPr>
          <w:t xml:space="preserve"> 8. </w:t>
        </w:r>
        <w:r w:rsidR="00EB474A" w:rsidRPr="005736D1">
          <w:rPr>
            <w:rStyle w:val="ab"/>
            <w:rFonts w:hint="eastAsia"/>
            <w:noProof/>
          </w:rPr>
          <w:t>改善後之走線</w:t>
        </w:r>
        <w:r w:rsidR="00EB474A" w:rsidRPr="005736D1">
          <w:rPr>
            <w:rStyle w:val="ab"/>
            <w:noProof/>
          </w:rPr>
          <w:t>D16, $$$10</w:t>
        </w:r>
        <w:r w:rsidR="00EB474A" w:rsidRPr="005736D1">
          <w:rPr>
            <w:rStyle w:val="ab"/>
            <w:rFonts w:hint="eastAsia"/>
            <w:noProof/>
          </w:rPr>
          <w:t>及</w:t>
        </w:r>
        <w:r w:rsidR="00EB474A" w:rsidRPr="005736D1">
          <w:rPr>
            <w:rStyle w:val="ab"/>
            <w:noProof/>
          </w:rPr>
          <w:t>N19861112</w:t>
        </w:r>
        <w:r w:rsidR="00EB47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B474A">
          <w:rPr>
            <w:noProof/>
            <w:webHidden/>
          </w:rPr>
          <w:instrText xml:space="preserve"> PAGEREF _Toc301450392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474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B474A" w:rsidRDefault="006E6641" w:rsidP="00EB474A">
      <w:pPr>
        <w:pStyle w:val="a9"/>
        <w:tabs>
          <w:tab w:val="right" w:leader="dot" w:pos="8296"/>
        </w:tabs>
        <w:ind w:left="1440" w:hanging="480"/>
        <w:rPr>
          <w:rFonts w:asciiTheme="minorHAnsi" w:eastAsiaTheme="minorEastAsia" w:hAnsiTheme="minorHAnsi" w:cstheme="minorBidi"/>
          <w:noProof/>
          <w:szCs w:val="22"/>
        </w:rPr>
      </w:pPr>
      <w:hyperlink r:id="rId15" w:anchor="_Toc301450393" w:history="1">
        <w:r w:rsidR="00EB474A" w:rsidRPr="005736D1">
          <w:rPr>
            <w:rStyle w:val="ab"/>
            <w:rFonts w:hint="eastAsia"/>
            <w:noProof/>
          </w:rPr>
          <w:t>圖</w:t>
        </w:r>
        <w:r w:rsidR="00EB474A" w:rsidRPr="005736D1">
          <w:rPr>
            <w:rStyle w:val="ab"/>
            <w:noProof/>
          </w:rPr>
          <w:t xml:space="preserve"> 9. </w:t>
        </w:r>
        <w:r w:rsidR="00EB474A" w:rsidRPr="005736D1">
          <w:rPr>
            <w:rStyle w:val="ab"/>
            <w:rFonts w:hint="eastAsia"/>
            <w:noProof/>
          </w:rPr>
          <w:t>改善後之走線</w:t>
        </w:r>
        <w:r w:rsidR="00EB474A" w:rsidRPr="005736D1">
          <w:rPr>
            <w:rStyle w:val="ab"/>
            <w:noProof/>
          </w:rPr>
          <w:t>D16</w:t>
        </w:r>
        <w:r w:rsidR="00EB474A" w:rsidRPr="005736D1">
          <w:rPr>
            <w:rStyle w:val="ab"/>
            <w:rFonts w:hint="eastAsia"/>
            <w:noProof/>
          </w:rPr>
          <w:t>及</w:t>
        </w:r>
        <w:r w:rsidR="00EB474A" w:rsidRPr="005736D1">
          <w:rPr>
            <w:rStyle w:val="ab"/>
            <w:noProof/>
          </w:rPr>
          <w:t>D30</w:t>
        </w:r>
        <w:r w:rsidR="00EB474A" w:rsidRPr="005736D1">
          <w:rPr>
            <w:rStyle w:val="ab"/>
            <w:rFonts w:hint="eastAsia"/>
            <w:noProof/>
          </w:rPr>
          <w:t>之信號完整性報告</w:t>
        </w:r>
        <w:r w:rsidR="00EB47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B474A">
          <w:rPr>
            <w:noProof/>
            <w:webHidden/>
          </w:rPr>
          <w:instrText xml:space="preserve"> PAGEREF _Toc301450393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474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3636E" w:rsidRPr="00EF7F7E" w:rsidRDefault="006E6641" w:rsidP="00164EDF">
      <w:r>
        <w:fldChar w:fldCharType="end"/>
      </w:r>
    </w:p>
    <w:p w:rsidR="008925A9" w:rsidRPr="00EF7F7E" w:rsidRDefault="0053636E" w:rsidP="000368AF">
      <w:pPr>
        <w:rPr>
          <w:b/>
          <w:sz w:val="48"/>
        </w:rPr>
        <w:sectPr w:rsidR="008925A9" w:rsidRPr="00EF7F7E" w:rsidSect="008925A9">
          <w:footerReference w:type="even" r:id="rId16"/>
          <w:footerReference w:type="default" r:id="rId17"/>
          <w:pgSz w:w="11906" w:h="16838"/>
          <w:pgMar w:top="1440" w:right="1800" w:bottom="1440" w:left="1800" w:header="720" w:footer="720" w:gutter="0"/>
          <w:cols w:space="720"/>
          <w:docGrid w:type="lines" w:linePitch="360"/>
        </w:sectPr>
      </w:pPr>
      <w:r w:rsidRPr="00EF7F7E">
        <w:rPr>
          <w:b/>
          <w:sz w:val="48"/>
        </w:rPr>
        <w:br w:type="page"/>
      </w:r>
    </w:p>
    <w:p w:rsidR="000368AF" w:rsidRPr="00EF7F7E" w:rsidRDefault="000368AF" w:rsidP="000368AF">
      <w:pPr>
        <w:rPr>
          <w:b/>
          <w:sz w:val="48"/>
        </w:rPr>
      </w:pPr>
    </w:p>
    <w:p w:rsidR="000368AF" w:rsidRPr="00EF7F7E" w:rsidRDefault="006E5138" w:rsidP="003731FC">
      <w:pPr>
        <w:pStyle w:val="1"/>
        <w:numPr>
          <w:ilvl w:val="0"/>
          <w:numId w:val="38"/>
        </w:numPr>
        <w:rPr>
          <w:rFonts w:ascii="Times New Roman" w:hAnsi="Times New Roman"/>
        </w:rPr>
      </w:pPr>
      <w:bookmarkStart w:id="0" w:name="_Toc298847910"/>
      <w:bookmarkStart w:id="1" w:name="_Toc301450395"/>
      <w:r w:rsidRPr="00EF7F7E">
        <w:rPr>
          <w:rFonts w:ascii="Times New Roman" w:hAnsi="Times New Roman"/>
        </w:rPr>
        <w:t>摘要</w:t>
      </w:r>
      <w:bookmarkEnd w:id="0"/>
      <w:bookmarkEnd w:id="1"/>
    </w:p>
    <w:p w:rsidR="000368AF" w:rsidRPr="00EF7F7E" w:rsidRDefault="000368AF" w:rsidP="000940C8">
      <w:pPr>
        <w:ind w:firstLine="480"/>
      </w:pPr>
      <w:r w:rsidRPr="00EF7F7E">
        <w:t>本文就</w:t>
      </w:r>
      <w:r w:rsidR="00FB1355" w:rsidRPr="00EF7F7E">
        <w:t>盟立</w:t>
      </w:r>
      <w:r w:rsidR="00C72274" w:rsidRPr="00EF7F7E">
        <w:t>自動化股份有限公司</w:t>
      </w:r>
      <w:r w:rsidRPr="00EF7F7E">
        <w:t>導入</w:t>
      </w:r>
      <w:r w:rsidR="0016434C" w:rsidRPr="00EF7F7E">
        <w:t xml:space="preserve">Mentor Graphic </w:t>
      </w:r>
      <w:r w:rsidRPr="00EF7F7E">
        <w:t>EDA</w:t>
      </w:r>
      <w:r w:rsidR="008925A9" w:rsidRPr="00EF7F7E">
        <w:t xml:space="preserve"> </w:t>
      </w:r>
      <w:r w:rsidRPr="00EF7F7E">
        <w:t>(Electronic</w:t>
      </w:r>
      <w:r w:rsidR="0041601B" w:rsidRPr="00EF7F7E">
        <w:t xml:space="preserve"> </w:t>
      </w:r>
      <w:r w:rsidRPr="00EF7F7E">
        <w:t>Design Automation)</w:t>
      </w:r>
      <w:r w:rsidR="0041601B" w:rsidRPr="00EF7F7E">
        <w:t xml:space="preserve"> </w:t>
      </w:r>
      <w:r w:rsidRPr="00EF7F7E">
        <w:t>工具軟體</w:t>
      </w:r>
      <w:r w:rsidRPr="00EF7F7E">
        <w:t xml:space="preserve">, </w:t>
      </w:r>
      <w:r w:rsidRPr="00EF7F7E">
        <w:t>以提升工業控制器的設計效率與可靠度</w:t>
      </w:r>
      <w:r w:rsidRPr="00EF7F7E">
        <w:t xml:space="preserve">, </w:t>
      </w:r>
      <w:r w:rsidRPr="00EF7F7E">
        <w:t>逐一提出實務性的專業介紹</w:t>
      </w:r>
      <w:r w:rsidRPr="00EF7F7E">
        <w:t xml:space="preserve">, </w:t>
      </w:r>
      <w:r w:rsidRPr="00EF7F7E">
        <w:t>期能對讀者有所助益。全世界</w:t>
      </w:r>
      <w:r w:rsidRPr="00EF7F7E">
        <w:t xml:space="preserve">EDA </w:t>
      </w:r>
      <w:r w:rsidRPr="00EF7F7E">
        <w:t>軟體預計</w:t>
      </w:r>
      <w:r w:rsidRPr="00EF7F7E">
        <w:t>2015</w:t>
      </w:r>
      <w:r w:rsidRPr="00EF7F7E">
        <w:t>達</w:t>
      </w:r>
      <w:r w:rsidRPr="00EF7F7E">
        <w:t>US</w:t>
      </w:r>
      <w:r w:rsidRPr="00EF7F7E">
        <w:rPr>
          <w:lang w:val="fr-CI"/>
        </w:rPr>
        <w:t>$9.85 Billion (</w:t>
      </w:r>
      <w:r w:rsidRPr="00EF7F7E">
        <w:rPr>
          <w:lang w:val="fr-CI"/>
        </w:rPr>
        <w:t>約</w:t>
      </w:r>
      <w:r w:rsidR="00151122" w:rsidRPr="00EF7F7E">
        <w:rPr>
          <w:lang w:val="fr-CI"/>
        </w:rPr>
        <w:t>28</w:t>
      </w:r>
      <w:r w:rsidRPr="00EF7F7E">
        <w:rPr>
          <w:lang w:val="fr-CI"/>
        </w:rPr>
        <w:t>0</w:t>
      </w:r>
      <w:r w:rsidRPr="00EF7F7E">
        <w:rPr>
          <w:lang w:val="fr-CI"/>
        </w:rPr>
        <w:t>億台幣</w:t>
      </w:r>
      <w:r w:rsidR="00151122" w:rsidRPr="00EF7F7E">
        <w:rPr>
          <w:lang w:val="fr-CI"/>
        </w:rPr>
        <w:t>),</w:t>
      </w:r>
      <w:r w:rsidRPr="00EF7F7E">
        <w:rPr>
          <w:lang w:val="fr-CI"/>
        </w:rPr>
        <w:t xml:space="preserve"> </w:t>
      </w:r>
      <w:r w:rsidRPr="00EF7F7E">
        <w:t>由</w:t>
      </w:r>
      <w:r w:rsidRPr="00EF7F7E">
        <w:t xml:space="preserve"> ASIC (Application Specific IC), PCB (Print Circuit Board), </w:t>
      </w:r>
      <w:r w:rsidRPr="00EF7F7E">
        <w:t>與</w:t>
      </w:r>
      <w:r w:rsidRPr="00EF7F7E">
        <w:t>FPGA</w:t>
      </w:r>
      <w:r w:rsidR="005B4A3B" w:rsidRPr="00EF7F7E">
        <w:t xml:space="preserve"> </w:t>
      </w:r>
      <w:r w:rsidRPr="00EF7F7E">
        <w:t>(Field Programmable Gate Array)</w:t>
      </w:r>
      <w:r w:rsidRPr="00EF7F7E">
        <w:t>三大領域大致瓜分</w:t>
      </w:r>
      <w:r w:rsidR="00276DC6" w:rsidRPr="00EF7F7E">
        <w:t>,</w:t>
      </w:r>
      <w:r w:rsidRPr="00EF7F7E">
        <w:t xml:space="preserve"> </w:t>
      </w:r>
      <w:r w:rsidR="00D94787">
        <w:rPr>
          <w:rFonts w:hint="eastAsia"/>
        </w:rPr>
        <w:t>而</w:t>
      </w:r>
      <w:r w:rsidRPr="00EF7F7E">
        <w:t>設計</w:t>
      </w:r>
      <w:r w:rsidRPr="00EF7F7E">
        <w:t>PCB</w:t>
      </w:r>
      <w:r w:rsidRPr="00EF7F7E">
        <w:t>的</w:t>
      </w:r>
      <w:r w:rsidR="00D94787">
        <w:rPr>
          <w:rFonts w:hint="eastAsia"/>
        </w:rPr>
        <w:t>工業</w:t>
      </w:r>
      <w:r w:rsidR="00D15DFA" w:rsidRPr="00EF7F7E">
        <w:t>控制器</w:t>
      </w:r>
      <w:r w:rsidRPr="00EF7F7E">
        <w:t>廠商採用</w:t>
      </w:r>
      <w:r w:rsidRPr="00EF7F7E">
        <w:t>EDA</w:t>
      </w:r>
      <w:r w:rsidRPr="00EF7F7E">
        <w:t>工具軟體的比例卻遠低於</w:t>
      </w:r>
      <w:r w:rsidR="005B4A3B" w:rsidRPr="00EF7F7E">
        <w:t>設計</w:t>
      </w:r>
      <w:r w:rsidR="005B4A3B" w:rsidRPr="00EF7F7E">
        <w:t>ASIC</w:t>
      </w:r>
      <w:r w:rsidR="00D94787">
        <w:rPr>
          <w:rFonts w:hint="eastAsia"/>
        </w:rPr>
        <w:t>的</w:t>
      </w:r>
      <w:r w:rsidR="005B4A3B" w:rsidRPr="00EF7F7E">
        <w:t>廠商</w:t>
      </w:r>
      <w:r w:rsidRPr="00EF7F7E">
        <w:t xml:space="preserve">, </w:t>
      </w:r>
      <w:r w:rsidRPr="00EF7F7E">
        <w:t>原因何在</w:t>
      </w:r>
      <w:r w:rsidRPr="00EF7F7E">
        <w:t xml:space="preserve">? </w:t>
      </w:r>
      <w:r w:rsidRPr="00EF7F7E">
        <w:t>本文也將提出看法。</w:t>
      </w:r>
    </w:p>
    <w:p w:rsidR="00DA6B1E" w:rsidRPr="00EF7F7E" w:rsidRDefault="00DA6B1E" w:rsidP="000368AF"/>
    <w:p w:rsidR="000368AF" w:rsidRPr="00EF7F7E" w:rsidRDefault="00151122" w:rsidP="000940C8">
      <w:pPr>
        <w:ind w:firstLine="480"/>
        <w:rPr>
          <w:lang w:val="fr-CI"/>
        </w:rPr>
      </w:pPr>
      <w:r w:rsidRPr="00EF7F7E">
        <w:t>對</w:t>
      </w:r>
      <w:r w:rsidR="000368AF" w:rsidRPr="00EF7F7E">
        <w:rPr>
          <w:lang w:val="fr-CI"/>
        </w:rPr>
        <w:t>一般傳統控制器的廠商</w:t>
      </w:r>
      <w:r w:rsidRPr="00EF7F7E">
        <w:rPr>
          <w:lang w:val="fr-CI"/>
        </w:rPr>
        <w:t>來說</w:t>
      </w:r>
      <w:r w:rsidR="000368AF" w:rsidRPr="00EF7F7E">
        <w:rPr>
          <w:lang w:val="fr-CI"/>
        </w:rPr>
        <w:t xml:space="preserve">, </w:t>
      </w:r>
      <w:r w:rsidR="000368AF" w:rsidRPr="00EF7F7E">
        <w:rPr>
          <w:lang w:val="fr-CI"/>
        </w:rPr>
        <w:t>在未採用</w:t>
      </w:r>
      <w:r w:rsidR="000368AF" w:rsidRPr="00EF7F7E">
        <w:rPr>
          <w:lang w:val="fr-CI"/>
        </w:rPr>
        <w:t>EDA</w:t>
      </w:r>
      <w:r w:rsidR="000368AF" w:rsidRPr="00EF7F7E">
        <w:t>工具軟體</w:t>
      </w:r>
      <w:r w:rsidR="000368AF" w:rsidRPr="00EF7F7E">
        <w:rPr>
          <w:lang w:val="fr-CI"/>
        </w:rPr>
        <w:t>之前</w:t>
      </w:r>
      <w:r w:rsidR="000368AF" w:rsidRPr="00EF7F7E">
        <w:rPr>
          <w:lang w:val="fr-CI"/>
        </w:rPr>
        <w:t xml:space="preserve">, </w:t>
      </w:r>
      <w:r w:rsidR="000368AF" w:rsidRPr="00EF7F7E">
        <w:rPr>
          <w:lang w:val="fr-CI"/>
        </w:rPr>
        <w:t>從規格的訂定、扁平式邏輯設計、零件佈局、手動拉線、洗板、打件到功能測試</w:t>
      </w:r>
      <w:r w:rsidR="000368AF" w:rsidRPr="00EF7F7E">
        <w:rPr>
          <w:lang w:val="fr-CI"/>
        </w:rPr>
        <w:t xml:space="preserve">, </w:t>
      </w:r>
      <w:r w:rsidR="000368AF" w:rsidRPr="00EF7F7E">
        <w:rPr>
          <w:lang w:val="fr-CI"/>
        </w:rPr>
        <w:t>往往要等樣品產出</w:t>
      </w:r>
      <w:r w:rsidRPr="00EF7F7E">
        <w:rPr>
          <w:lang w:val="fr-CI"/>
        </w:rPr>
        <w:t>後</w:t>
      </w:r>
      <w:r w:rsidRPr="00EF7F7E">
        <w:rPr>
          <w:lang w:val="fr-CI"/>
        </w:rPr>
        <w:t>,</w:t>
      </w:r>
      <w:r w:rsidR="00D94787">
        <w:rPr>
          <w:rFonts w:hint="eastAsia"/>
          <w:lang w:val="fr-CI"/>
        </w:rPr>
        <w:t xml:space="preserve"> </w:t>
      </w:r>
      <w:r w:rsidRPr="00EF7F7E">
        <w:rPr>
          <w:lang w:val="fr-CI"/>
        </w:rPr>
        <w:t>才能</w:t>
      </w:r>
      <w:r w:rsidR="000368AF" w:rsidRPr="00EF7F7E">
        <w:rPr>
          <w:lang w:val="fr-CI"/>
        </w:rPr>
        <w:t>用試誤法與割跳線完成功能測試</w:t>
      </w:r>
      <w:r w:rsidR="000368AF" w:rsidRPr="00EF7F7E">
        <w:rPr>
          <w:lang w:val="fr-CI"/>
        </w:rPr>
        <w:t xml:space="preserve">, </w:t>
      </w:r>
      <w:r w:rsidR="000368AF" w:rsidRPr="00EF7F7E">
        <w:rPr>
          <w:lang w:val="fr-CI"/>
        </w:rPr>
        <w:t>接著再重新佈局、拉線</w:t>
      </w:r>
      <w:bookmarkStart w:id="2" w:name="OLE_LINK1"/>
      <w:r w:rsidR="000368AF" w:rsidRPr="00EF7F7E">
        <w:rPr>
          <w:lang w:val="fr-CI"/>
        </w:rPr>
        <w:t>、洗板、打件</w:t>
      </w:r>
      <w:bookmarkEnd w:id="2"/>
      <w:r w:rsidR="000368AF" w:rsidRPr="00EF7F7E">
        <w:rPr>
          <w:lang w:val="fr-CI"/>
        </w:rPr>
        <w:t xml:space="preserve">, </w:t>
      </w:r>
      <w:r w:rsidR="000368AF" w:rsidRPr="00EF7F7E">
        <w:rPr>
          <w:lang w:val="fr-CI"/>
        </w:rPr>
        <w:t>如此周而復始直到</w:t>
      </w:r>
      <w:r w:rsidR="00D94787" w:rsidRPr="00EF7F7E">
        <w:rPr>
          <w:lang w:val="fr-CI"/>
        </w:rPr>
        <w:t>皆通過</w:t>
      </w:r>
      <w:r w:rsidR="000368AF" w:rsidRPr="00EF7F7E">
        <w:rPr>
          <w:lang w:val="fr-CI"/>
        </w:rPr>
        <w:t>功能與安規為止。</w:t>
      </w:r>
      <w:r w:rsidR="000368AF" w:rsidRPr="00EF7F7E">
        <w:rPr>
          <w:lang w:val="fr-CI"/>
        </w:rPr>
        <w:t xml:space="preserve"> </w:t>
      </w:r>
      <w:r w:rsidR="000368AF" w:rsidRPr="00EF7F7E">
        <w:rPr>
          <w:lang w:val="fr-CI"/>
        </w:rPr>
        <w:t>而今採用</w:t>
      </w:r>
      <w:r w:rsidR="000368AF" w:rsidRPr="00EF7F7E">
        <w:rPr>
          <w:lang w:val="fr-CI"/>
        </w:rPr>
        <w:t>EDA</w:t>
      </w:r>
      <w:r w:rsidR="000368AF" w:rsidRPr="00EF7F7E">
        <w:rPr>
          <w:lang w:val="fr-CI"/>
        </w:rPr>
        <w:t>自動化設計方法後</w:t>
      </w:r>
      <w:r w:rsidR="000368AF" w:rsidRPr="00EF7F7E">
        <w:rPr>
          <w:lang w:val="fr-CI"/>
        </w:rPr>
        <w:t xml:space="preserve">, </w:t>
      </w:r>
      <w:r w:rsidR="000368AF" w:rsidRPr="00EF7F7E">
        <w:rPr>
          <w:lang w:val="fr-CI"/>
        </w:rPr>
        <w:t>從規格的訂定、階層式邏輯設計、功能模擬、轉扁平化線路、零件佈局、自動拉線、信號與電源完整性分析、溫度分析、</w:t>
      </w:r>
      <w:r w:rsidR="000368AF" w:rsidRPr="00EF7F7E">
        <w:rPr>
          <w:lang w:val="fr-CI"/>
        </w:rPr>
        <w:t>EMC</w:t>
      </w:r>
      <w:r w:rsidR="000368AF" w:rsidRPr="00EF7F7E">
        <w:rPr>
          <w:lang w:val="fr-CI"/>
        </w:rPr>
        <w:t>模擬、洗板、打件到樣品功能測試等</w:t>
      </w:r>
      <w:r w:rsidR="000368AF" w:rsidRPr="00EF7F7E">
        <w:rPr>
          <w:lang w:val="fr-CI"/>
        </w:rPr>
        <w:t xml:space="preserve">, </w:t>
      </w:r>
      <w:r w:rsidR="000368AF" w:rsidRPr="00EF7F7E">
        <w:rPr>
          <w:lang w:val="fr-CI"/>
        </w:rPr>
        <w:t>借助</w:t>
      </w:r>
      <w:r w:rsidR="000368AF" w:rsidRPr="00EF7F7E">
        <w:rPr>
          <w:lang w:val="fr-CI"/>
        </w:rPr>
        <w:t>EDA</w:t>
      </w:r>
      <w:r w:rsidR="000368AF" w:rsidRPr="00EF7F7E">
        <w:rPr>
          <w:lang w:val="fr-CI"/>
        </w:rPr>
        <w:t>工具的事先模擬與自動化拉線</w:t>
      </w:r>
      <w:r w:rsidR="000368AF" w:rsidRPr="00EF7F7E">
        <w:rPr>
          <w:lang w:val="fr-CI"/>
        </w:rPr>
        <w:t xml:space="preserve">, </w:t>
      </w:r>
      <w:r w:rsidR="000368AF" w:rsidRPr="00EF7F7E">
        <w:rPr>
          <w:lang w:val="fr-CI"/>
        </w:rPr>
        <w:t>不但功能可一步到位且產</w:t>
      </w:r>
      <w:r w:rsidR="000368AF" w:rsidRPr="00EF7F7E">
        <w:rPr>
          <w:lang w:val="fr-CI"/>
        </w:rPr>
        <w:lastRenderedPageBreak/>
        <w:t>品的可靠度也得到保障。</w:t>
      </w:r>
    </w:p>
    <w:p w:rsidR="00DA6B1E" w:rsidRPr="00EF7F7E" w:rsidRDefault="00DA6B1E" w:rsidP="000368AF">
      <w:pPr>
        <w:ind w:firstLine="480"/>
        <w:rPr>
          <w:lang w:val="fr-CI"/>
        </w:rPr>
      </w:pPr>
    </w:p>
    <w:p w:rsidR="000368AF" w:rsidRDefault="000368AF" w:rsidP="000940C8">
      <w:pPr>
        <w:ind w:firstLineChars="200" w:firstLine="480"/>
        <w:rPr>
          <w:lang w:val="fr-CI"/>
        </w:rPr>
      </w:pPr>
      <w:r w:rsidRPr="00EF7F7E">
        <w:rPr>
          <w:lang w:val="fr-CI"/>
        </w:rPr>
        <w:t>而依作者經驗採</w:t>
      </w:r>
      <w:r w:rsidRPr="00EF7F7E">
        <w:rPr>
          <w:lang w:val="fr-CI"/>
        </w:rPr>
        <w:t>EDA</w:t>
      </w:r>
      <w:r w:rsidRPr="00EF7F7E">
        <w:rPr>
          <w:lang w:val="fr-CI"/>
        </w:rPr>
        <w:t>輔助</w:t>
      </w:r>
      <w:r w:rsidRPr="00EF7F7E">
        <w:rPr>
          <w:lang w:val="fr-CI"/>
        </w:rPr>
        <w:t>PCB</w:t>
      </w:r>
      <w:r w:rsidRPr="00EF7F7E">
        <w:rPr>
          <w:lang w:val="fr-CI"/>
        </w:rPr>
        <w:t>設計後</w:t>
      </w:r>
      <w:r w:rsidRPr="00EF7F7E">
        <w:rPr>
          <w:lang w:val="fr-CI"/>
        </w:rPr>
        <w:t xml:space="preserve">, </w:t>
      </w:r>
      <w:r w:rsidRPr="00EF7F7E">
        <w:rPr>
          <w:lang w:val="fr-CI"/>
        </w:rPr>
        <w:t>一片</w:t>
      </w:r>
      <w:r w:rsidR="00D94787">
        <w:rPr>
          <w:rFonts w:hint="eastAsia"/>
          <w:lang w:val="fr-CI"/>
        </w:rPr>
        <w:t>PCB</w:t>
      </w:r>
      <w:r w:rsidR="00D94787">
        <w:rPr>
          <w:rFonts w:hint="eastAsia"/>
          <w:lang w:val="fr-CI"/>
        </w:rPr>
        <w:t>控制用</w:t>
      </w:r>
      <w:r w:rsidRPr="00EF7F7E">
        <w:rPr>
          <w:lang w:val="fr-CI"/>
        </w:rPr>
        <w:t>電路板</w:t>
      </w:r>
      <w:r w:rsidRPr="00EF7F7E">
        <w:rPr>
          <w:lang w:val="fr-CI"/>
        </w:rPr>
        <w:t xml:space="preserve">, </w:t>
      </w:r>
      <w:r w:rsidRPr="00EF7F7E">
        <w:rPr>
          <w:lang w:val="fr-CI"/>
        </w:rPr>
        <w:t>從原來</w:t>
      </w:r>
      <w:r w:rsidR="00D94787">
        <w:rPr>
          <w:rFonts w:hint="eastAsia"/>
          <w:lang w:val="fr-CI"/>
        </w:rPr>
        <w:t>4~6</w:t>
      </w:r>
      <w:r w:rsidRPr="00EF7F7E">
        <w:rPr>
          <w:lang w:val="fr-CI"/>
        </w:rPr>
        <w:t>個月縮短為</w:t>
      </w:r>
      <w:r w:rsidR="00D94787">
        <w:rPr>
          <w:rFonts w:hint="eastAsia"/>
          <w:lang w:val="fr-CI"/>
        </w:rPr>
        <w:t>1~3</w:t>
      </w:r>
      <w:r w:rsidRPr="00EF7F7E">
        <w:rPr>
          <w:lang w:val="fr-CI"/>
        </w:rPr>
        <w:t>個月</w:t>
      </w:r>
      <w:r w:rsidRPr="00EF7F7E">
        <w:rPr>
          <w:lang w:val="fr-CI"/>
        </w:rPr>
        <w:t xml:space="preserve">, </w:t>
      </w:r>
      <w:r w:rsidRPr="00EF7F7E">
        <w:rPr>
          <w:lang w:val="fr-CI"/>
        </w:rPr>
        <w:t>且安規中的</w:t>
      </w:r>
      <w:r w:rsidRPr="00EF7F7E">
        <w:rPr>
          <w:lang w:val="fr-CI"/>
        </w:rPr>
        <w:t>ESD</w:t>
      </w:r>
      <w:r w:rsidRPr="00EF7F7E">
        <w:rPr>
          <w:lang w:val="fr-CI"/>
        </w:rPr>
        <w:t>、</w:t>
      </w:r>
      <w:r w:rsidRPr="00EF7F7E">
        <w:rPr>
          <w:lang w:val="fr-CI"/>
        </w:rPr>
        <w:t>EFT</w:t>
      </w:r>
      <w:r w:rsidRPr="00EF7F7E">
        <w:rPr>
          <w:lang w:val="fr-CI"/>
        </w:rPr>
        <w:t>與</w:t>
      </w:r>
      <w:r w:rsidRPr="00EF7F7E">
        <w:rPr>
          <w:lang w:val="fr-CI"/>
        </w:rPr>
        <w:t>CS</w:t>
      </w:r>
      <w:r w:rsidRPr="00EF7F7E">
        <w:rPr>
          <w:lang w:val="fr-CI"/>
        </w:rPr>
        <w:t>實測也幾乎一次到位通過測試</w:t>
      </w:r>
      <w:r w:rsidRPr="00EF7F7E">
        <w:rPr>
          <w:lang w:val="fr-CI"/>
        </w:rPr>
        <w:t xml:space="preserve">, </w:t>
      </w:r>
      <w:r w:rsidRPr="00EF7F7E">
        <w:rPr>
          <w:lang w:val="fr-CI"/>
        </w:rPr>
        <w:t>甚至以往</w:t>
      </w:r>
      <w:r w:rsidRPr="00EF7F7E">
        <w:rPr>
          <w:lang w:val="fr-CI"/>
        </w:rPr>
        <w:t>1.2V</w:t>
      </w:r>
      <w:r w:rsidRPr="00EF7F7E">
        <w:rPr>
          <w:lang w:val="fr-CI"/>
        </w:rPr>
        <w:t>的電路易受干擾的問題也</w:t>
      </w:r>
      <w:r w:rsidR="00276DC6" w:rsidRPr="00EF7F7E">
        <w:rPr>
          <w:lang w:val="fr-CI"/>
        </w:rPr>
        <w:t>獲得</w:t>
      </w:r>
      <w:r w:rsidR="00151122" w:rsidRPr="00EF7F7E">
        <w:rPr>
          <w:lang w:val="fr-CI"/>
        </w:rPr>
        <w:t>了</w:t>
      </w:r>
      <w:r w:rsidRPr="00EF7F7E">
        <w:rPr>
          <w:lang w:val="fr-CI"/>
        </w:rPr>
        <w:t>解決。</w:t>
      </w:r>
      <w:r w:rsidR="001E7F8D">
        <w:rPr>
          <w:lang w:val="fr-CI"/>
        </w:rPr>
        <w:t>[1-</w:t>
      </w:r>
      <w:r w:rsidR="00107872">
        <w:rPr>
          <w:rFonts w:hint="eastAsia"/>
          <w:lang w:val="fr-CI"/>
        </w:rPr>
        <w:t>51</w:t>
      </w:r>
      <w:r w:rsidR="00841753" w:rsidRPr="00EF7F7E">
        <w:rPr>
          <w:lang w:val="fr-CI"/>
        </w:rPr>
        <w:t>]</w:t>
      </w:r>
    </w:p>
    <w:p w:rsidR="009C1417" w:rsidRDefault="009C1417" w:rsidP="000940C8">
      <w:pPr>
        <w:ind w:firstLineChars="200" w:firstLine="480"/>
        <w:rPr>
          <w:lang w:val="fr-CI"/>
        </w:rPr>
      </w:pPr>
    </w:p>
    <w:p w:rsidR="009C1417" w:rsidRDefault="009C1417" w:rsidP="009C1417">
      <w:pPr>
        <w:pStyle w:val="1"/>
        <w:numPr>
          <w:ilvl w:val="0"/>
          <w:numId w:val="38"/>
        </w:numPr>
      </w:pPr>
      <w:bookmarkStart w:id="3" w:name="_Toc301450396"/>
      <w:r w:rsidRPr="00C96227">
        <w:rPr>
          <w:rFonts w:hint="eastAsia"/>
        </w:rPr>
        <w:t>關鍵字</w:t>
      </w:r>
      <w:bookmarkEnd w:id="3"/>
    </w:p>
    <w:p w:rsidR="00D5699F" w:rsidRDefault="0004510E" w:rsidP="00D5699F">
      <w:pPr>
        <w:numPr>
          <w:ilvl w:val="0"/>
          <w:numId w:val="48"/>
        </w:numPr>
      </w:pPr>
      <w:r>
        <w:rPr>
          <w:rFonts w:hint="eastAsia"/>
        </w:rPr>
        <w:t>電子自動化設計</w:t>
      </w:r>
      <w:r w:rsidR="00510DDD">
        <w:rPr>
          <w:rFonts w:hint="eastAsia"/>
        </w:rPr>
        <w:t xml:space="preserve"> </w:t>
      </w:r>
      <w:r>
        <w:rPr>
          <w:rFonts w:hint="eastAsia"/>
        </w:rPr>
        <w:t>(EDA)</w:t>
      </w:r>
    </w:p>
    <w:p w:rsidR="009264B1" w:rsidRDefault="00582ACB" w:rsidP="00D5699F">
      <w:pPr>
        <w:numPr>
          <w:ilvl w:val="0"/>
          <w:numId w:val="48"/>
        </w:numPr>
      </w:pPr>
      <w:r>
        <w:rPr>
          <w:rFonts w:hint="eastAsia"/>
        </w:rPr>
        <w:t>工業</w:t>
      </w:r>
      <w:r w:rsidR="00A8645E">
        <w:rPr>
          <w:rFonts w:hint="eastAsia"/>
        </w:rPr>
        <w:t>控制器</w:t>
      </w:r>
      <w:r w:rsidR="00B9152C">
        <w:rPr>
          <w:rFonts w:hint="eastAsia"/>
        </w:rPr>
        <w:t xml:space="preserve"> (Industrial Controller)</w:t>
      </w:r>
    </w:p>
    <w:p w:rsidR="000B7076" w:rsidRDefault="00F8296B" w:rsidP="00D5699F">
      <w:pPr>
        <w:numPr>
          <w:ilvl w:val="0"/>
          <w:numId w:val="48"/>
        </w:numPr>
      </w:pPr>
      <w:r>
        <w:rPr>
          <w:rFonts w:hint="eastAsia"/>
        </w:rPr>
        <w:t>印刷電路板</w:t>
      </w:r>
      <w:r>
        <w:rPr>
          <w:rFonts w:hint="eastAsia"/>
        </w:rPr>
        <w:t xml:space="preserve"> (PCB)</w:t>
      </w:r>
    </w:p>
    <w:p w:rsidR="008759EB" w:rsidRDefault="00061CFF" w:rsidP="00D5699F">
      <w:pPr>
        <w:numPr>
          <w:ilvl w:val="0"/>
          <w:numId w:val="48"/>
        </w:numPr>
      </w:pPr>
      <w:r>
        <w:rPr>
          <w:rFonts w:hint="eastAsia"/>
        </w:rPr>
        <w:t>邏輯設計</w:t>
      </w:r>
      <w:r>
        <w:rPr>
          <w:rFonts w:hint="eastAsia"/>
        </w:rPr>
        <w:t xml:space="preserve"> (</w:t>
      </w:r>
      <w:r w:rsidR="008759EB">
        <w:rPr>
          <w:rFonts w:hint="eastAsia"/>
        </w:rPr>
        <w:t>Logical Design</w:t>
      </w:r>
      <w:r>
        <w:rPr>
          <w:rFonts w:hint="eastAsia"/>
        </w:rPr>
        <w:t>)</w:t>
      </w:r>
    </w:p>
    <w:p w:rsidR="008759EB" w:rsidRDefault="005E158B" w:rsidP="00D5699F">
      <w:pPr>
        <w:numPr>
          <w:ilvl w:val="0"/>
          <w:numId w:val="48"/>
        </w:numPr>
      </w:pPr>
      <w:r>
        <w:rPr>
          <w:rFonts w:hint="eastAsia"/>
        </w:rPr>
        <w:t>實體</w:t>
      </w:r>
      <w:r w:rsidR="00AE1FDB" w:rsidRPr="00AE1FDB">
        <w:rPr>
          <w:rFonts w:hint="eastAsia"/>
        </w:rPr>
        <w:t>設計</w:t>
      </w:r>
      <w:r w:rsidR="00EB12F8">
        <w:rPr>
          <w:rFonts w:hint="eastAsia"/>
        </w:rPr>
        <w:t xml:space="preserve"> </w:t>
      </w:r>
      <w:r>
        <w:rPr>
          <w:rFonts w:hint="eastAsia"/>
        </w:rPr>
        <w:t>(</w:t>
      </w:r>
      <w:r w:rsidR="008759EB">
        <w:rPr>
          <w:rFonts w:hint="eastAsia"/>
        </w:rPr>
        <w:t>Physical Design</w:t>
      </w:r>
      <w:r>
        <w:rPr>
          <w:rFonts w:hint="eastAsia"/>
        </w:rPr>
        <w:t>)</w:t>
      </w:r>
    </w:p>
    <w:p w:rsidR="008759EB" w:rsidRDefault="00753AE5" w:rsidP="00D5699F">
      <w:pPr>
        <w:numPr>
          <w:ilvl w:val="0"/>
          <w:numId w:val="48"/>
        </w:numPr>
      </w:pPr>
      <w:r>
        <w:rPr>
          <w:rFonts w:hint="eastAsia"/>
        </w:rPr>
        <w:t>信號完整性</w:t>
      </w:r>
      <w:r>
        <w:rPr>
          <w:rFonts w:hint="eastAsia"/>
        </w:rPr>
        <w:t xml:space="preserve"> (Signal Integrity)</w:t>
      </w:r>
    </w:p>
    <w:p w:rsidR="008759EB" w:rsidRDefault="009C63B8" w:rsidP="00D5699F">
      <w:pPr>
        <w:numPr>
          <w:ilvl w:val="0"/>
          <w:numId w:val="48"/>
        </w:numPr>
      </w:pPr>
      <w:r>
        <w:rPr>
          <w:rFonts w:hint="eastAsia"/>
        </w:rPr>
        <w:t>電源完整性</w:t>
      </w:r>
      <w:r>
        <w:rPr>
          <w:rFonts w:hint="eastAsia"/>
        </w:rPr>
        <w:t xml:space="preserve"> (Power Integrity)</w:t>
      </w:r>
    </w:p>
    <w:p w:rsidR="008759EB" w:rsidRDefault="00E70C31" w:rsidP="00D5699F">
      <w:pPr>
        <w:numPr>
          <w:ilvl w:val="0"/>
          <w:numId w:val="48"/>
        </w:numPr>
      </w:pPr>
      <w:r>
        <w:rPr>
          <w:rFonts w:hint="eastAsia"/>
        </w:rPr>
        <w:t>溫度分析</w:t>
      </w:r>
      <w:r>
        <w:rPr>
          <w:rFonts w:hint="eastAsia"/>
        </w:rPr>
        <w:t xml:space="preserve"> (Thermal Analysis)</w:t>
      </w:r>
    </w:p>
    <w:p w:rsidR="008759EB" w:rsidRPr="000B7076" w:rsidRDefault="00BD3069" w:rsidP="00D5699F">
      <w:pPr>
        <w:numPr>
          <w:ilvl w:val="0"/>
          <w:numId w:val="48"/>
        </w:numPr>
      </w:pPr>
      <w:r>
        <w:rPr>
          <w:rFonts w:hint="eastAsia"/>
        </w:rPr>
        <w:t>電磁相容性</w:t>
      </w:r>
      <w:r>
        <w:rPr>
          <w:rFonts w:hint="eastAsia"/>
        </w:rPr>
        <w:t xml:space="preserve"> (</w:t>
      </w:r>
      <w:r w:rsidR="008759EB">
        <w:rPr>
          <w:rFonts w:hint="eastAsia"/>
        </w:rPr>
        <w:t>EMC</w:t>
      </w:r>
      <w:r>
        <w:rPr>
          <w:rFonts w:hint="eastAsia"/>
        </w:rPr>
        <w:t>)</w:t>
      </w:r>
    </w:p>
    <w:p w:rsidR="009B5AD9" w:rsidRPr="009D564A" w:rsidRDefault="000368AF" w:rsidP="009B5AD9">
      <w:pPr>
        <w:pStyle w:val="1"/>
        <w:numPr>
          <w:ilvl w:val="0"/>
          <w:numId w:val="38"/>
        </w:numPr>
        <w:rPr>
          <w:rFonts w:ascii="Times New Roman" w:hAnsi="Times New Roman"/>
        </w:rPr>
      </w:pPr>
      <w:bookmarkStart w:id="4" w:name="_Toc298847911"/>
      <w:bookmarkStart w:id="5" w:name="_Toc301450397"/>
      <w:r w:rsidRPr="00EF7F7E">
        <w:rPr>
          <w:rFonts w:ascii="Times New Roman" w:hAnsi="Times New Roman"/>
        </w:rPr>
        <w:t>前言</w:t>
      </w:r>
      <w:bookmarkEnd w:id="4"/>
      <w:bookmarkEnd w:id="5"/>
    </w:p>
    <w:p w:rsidR="000368AF" w:rsidRPr="00EF7F7E" w:rsidRDefault="000368AF" w:rsidP="000940C8">
      <w:pPr>
        <w:ind w:firstLine="480"/>
      </w:pPr>
      <w:r w:rsidRPr="00EF7F7E">
        <w:t>通常工業控制器的要求比商用電腦高</w:t>
      </w:r>
      <w:r w:rsidRPr="00EF7F7E">
        <w:t xml:space="preserve">, </w:t>
      </w:r>
      <w:r w:rsidRPr="00EF7F7E">
        <w:t>主要包括</w:t>
      </w:r>
      <w:r w:rsidRPr="00EF7F7E">
        <w:t xml:space="preserve">: </w:t>
      </w:r>
      <w:r w:rsidRPr="00EF7F7E">
        <w:t>一、可靠度要高</w:t>
      </w:r>
      <w:r w:rsidRPr="00EF7F7E">
        <w:t xml:space="preserve">, </w:t>
      </w:r>
      <w:r w:rsidRPr="00EF7F7E">
        <w:t>二、須耐嚴苛環境</w:t>
      </w:r>
      <w:r w:rsidRPr="00EF7F7E">
        <w:t xml:space="preserve">, </w:t>
      </w:r>
      <w:r w:rsidRPr="00EF7F7E">
        <w:t>三、生命週期要長</w:t>
      </w:r>
      <w:r w:rsidRPr="00EF7F7E">
        <w:t xml:space="preserve">, </w:t>
      </w:r>
      <w:r w:rsidRPr="00EF7F7E">
        <w:t>四、客製化</w:t>
      </w:r>
      <w:r w:rsidR="007150D6">
        <w:rPr>
          <w:rFonts w:hint="eastAsia"/>
        </w:rPr>
        <w:t xml:space="preserve"> </w:t>
      </w:r>
      <w:r w:rsidRPr="00EF7F7E">
        <w:t>(</w:t>
      </w:r>
      <w:r w:rsidRPr="00EF7F7E">
        <w:t>少量多樣</w:t>
      </w:r>
      <w:r w:rsidRPr="00EF7F7E">
        <w:t>)</w:t>
      </w:r>
      <w:r w:rsidR="00276DC6" w:rsidRPr="00EF7F7E">
        <w:t>。</w:t>
      </w:r>
      <w:r w:rsidR="00A73340">
        <w:rPr>
          <w:rFonts w:hint="eastAsia"/>
        </w:rPr>
        <w:t xml:space="preserve"> </w:t>
      </w:r>
      <w:r w:rsidR="00276DC6" w:rsidRPr="00EF7F7E">
        <w:t>然</w:t>
      </w:r>
      <w:r w:rsidRPr="00EF7F7E">
        <w:t>而隨著科技的加速演進與</w:t>
      </w:r>
      <w:r w:rsidRPr="00EF7F7E">
        <w:t>MPU/CPU</w:t>
      </w:r>
      <w:r w:rsidRPr="00EF7F7E">
        <w:t>不斷地整合週邊功能成單一</w:t>
      </w:r>
      <w:r w:rsidR="00A73340">
        <w:t>S</w:t>
      </w:r>
      <w:r w:rsidR="00A73340">
        <w:rPr>
          <w:rFonts w:hint="eastAsia"/>
        </w:rPr>
        <w:t>O</w:t>
      </w:r>
      <w:r w:rsidR="00406853" w:rsidRPr="00EF7F7E">
        <w:t xml:space="preserve">C </w:t>
      </w:r>
      <w:r w:rsidRPr="00EF7F7E">
        <w:t>(</w:t>
      </w:r>
      <w:r w:rsidRPr="00EF7F7E">
        <w:t>系統晶片</w:t>
      </w:r>
      <w:r w:rsidRPr="00EF7F7E">
        <w:t xml:space="preserve">), </w:t>
      </w:r>
      <w:r w:rsidR="00276DC6" w:rsidRPr="00EF7F7E">
        <w:t xml:space="preserve"> IC</w:t>
      </w:r>
      <w:r w:rsidR="00151122" w:rsidRPr="00EF7F7E">
        <w:t>晶片</w:t>
      </w:r>
      <w:r w:rsidR="00276DC6" w:rsidRPr="00EF7F7E">
        <w:t>設計基本上仍跟隨著</w:t>
      </w:r>
      <w:r w:rsidRPr="00EF7F7E">
        <w:t>摩爾定律的</w:t>
      </w:r>
      <w:r w:rsidR="00276DC6" w:rsidRPr="00EF7F7E">
        <w:t>腳步走</w:t>
      </w:r>
      <w:r w:rsidRPr="00EF7F7E">
        <w:t xml:space="preserve">, </w:t>
      </w:r>
      <w:r w:rsidRPr="00EF7F7E">
        <w:t>即</w:t>
      </w:r>
      <w:r w:rsidR="00276DC6" w:rsidRPr="00EF7F7E">
        <w:t>平均</w:t>
      </w:r>
      <w:r w:rsidRPr="00EF7F7E">
        <w:t>每隔</w:t>
      </w:r>
      <w:r w:rsidR="00151122" w:rsidRPr="00EF7F7E">
        <w:t>約</w:t>
      </w:r>
      <w:r w:rsidRPr="00EF7F7E">
        <w:t>18</w:t>
      </w:r>
      <w:r w:rsidRPr="00EF7F7E">
        <w:t>個月晶片的電晶體數量將倍增</w:t>
      </w:r>
      <w:r w:rsidRPr="00EF7F7E">
        <w:t xml:space="preserve">, </w:t>
      </w:r>
      <w:r w:rsidR="00420E85" w:rsidRPr="00EF7F7E">
        <w:t>也</w:t>
      </w:r>
      <w:r w:rsidRPr="00EF7F7E">
        <w:t>使</w:t>
      </w:r>
      <w:r w:rsidR="00420E85" w:rsidRPr="00EF7F7E">
        <w:t>得</w:t>
      </w:r>
      <w:r w:rsidRPr="00EF7F7E">
        <w:t>產品更輕薄短小</w:t>
      </w:r>
      <w:r w:rsidR="00420E85" w:rsidRPr="00EF7F7E">
        <w:t>並</w:t>
      </w:r>
      <w:r w:rsidRPr="00EF7F7E">
        <w:t>得到熱賣</w:t>
      </w:r>
      <w:r w:rsidRPr="00EF7F7E">
        <w:t xml:space="preserve">, </w:t>
      </w:r>
      <w:r w:rsidRPr="00EF7F7E">
        <w:t>但相反地晶片</w:t>
      </w:r>
      <w:r w:rsidRPr="00EF7F7E">
        <w:lastRenderedPageBreak/>
        <w:t>與</w:t>
      </w:r>
      <w:r w:rsidRPr="00EF7F7E">
        <w:t>PCB</w:t>
      </w:r>
      <w:r w:rsidRPr="00EF7F7E">
        <w:t>面積變小</w:t>
      </w:r>
      <w:r w:rsidR="00151122" w:rsidRPr="00EF7F7E">
        <w:t xml:space="preserve">, </w:t>
      </w:r>
      <w:r w:rsidRPr="00EF7F7E">
        <w:t>也使得線距與使用電壓</w:t>
      </w:r>
      <w:r w:rsidR="000940C8">
        <w:rPr>
          <w:rFonts w:hint="eastAsia"/>
        </w:rPr>
        <w:t xml:space="preserve"> </w:t>
      </w:r>
      <w:r w:rsidRPr="00EF7F7E">
        <w:t>(5V</w:t>
      </w:r>
      <w:r w:rsidR="002A200B" w:rsidRPr="00EF7F7E">
        <w:t xml:space="preserve"> </w:t>
      </w:r>
      <w:r w:rsidRPr="00EF7F7E">
        <w:t>-&gt;</w:t>
      </w:r>
      <w:r w:rsidR="002A200B" w:rsidRPr="00EF7F7E">
        <w:t xml:space="preserve"> </w:t>
      </w:r>
      <w:r w:rsidRPr="00EF7F7E">
        <w:t>3.3V-&gt; 1.2V</w:t>
      </w:r>
      <w:r w:rsidR="002A200B" w:rsidRPr="00EF7F7E">
        <w:t xml:space="preserve"> </w:t>
      </w:r>
      <w:r w:rsidRPr="00EF7F7E">
        <w:t>-&gt;</w:t>
      </w:r>
      <w:r w:rsidR="002A200B" w:rsidRPr="00EF7F7E">
        <w:t xml:space="preserve"> </w:t>
      </w:r>
      <w:r w:rsidRPr="00EF7F7E">
        <w:t>0.8V)</w:t>
      </w:r>
      <w:r w:rsidR="0098033B">
        <w:rPr>
          <w:rFonts w:hint="eastAsia"/>
        </w:rPr>
        <w:t xml:space="preserve"> </w:t>
      </w:r>
      <w:r w:rsidRPr="00EF7F7E">
        <w:t>跟著變小</w:t>
      </w:r>
      <w:r w:rsidRPr="00EF7F7E">
        <w:t xml:space="preserve">, </w:t>
      </w:r>
      <w:r w:rsidRPr="00EF7F7E">
        <w:t>雜訊免疫力也跟著降低</w:t>
      </w:r>
      <w:r w:rsidR="00151122" w:rsidRPr="00EF7F7E">
        <w:t xml:space="preserve">; </w:t>
      </w:r>
      <w:r w:rsidR="00151122" w:rsidRPr="00EF7F7E">
        <w:t>尤有甚者</w:t>
      </w:r>
      <w:r w:rsidRPr="00EF7F7E">
        <w:t xml:space="preserve">, </w:t>
      </w:r>
      <w:r w:rsidR="00A73340">
        <w:rPr>
          <w:rFonts w:hint="eastAsia"/>
        </w:rPr>
        <w:t>因</w:t>
      </w:r>
      <w:r w:rsidRPr="00EF7F7E">
        <w:t>隨著</w:t>
      </w:r>
      <w:r w:rsidRPr="00EF7F7E">
        <w:t>MPU/CPU</w:t>
      </w:r>
      <w:r w:rsidRPr="00EF7F7E">
        <w:t>的速度</w:t>
      </w:r>
      <w:r w:rsidR="00151122" w:rsidRPr="00EF7F7E">
        <w:t>也</w:t>
      </w:r>
      <w:r w:rsidRPr="00EF7F7E">
        <w:t>越來越高</w:t>
      </w:r>
      <w:r w:rsidRPr="00EF7F7E">
        <w:t xml:space="preserve">, </w:t>
      </w:r>
      <w:r w:rsidRPr="00EF7F7E">
        <w:t>電源與信號的完整性也跟著複雜</w:t>
      </w:r>
      <w:r w:rsidR="00151122" w:rsidRPr="00EF7F7E">
        <w:t>起來</w:t>
      </w:r>
      <w:r w:rsidRPr="00EF7F7E">
        <w:t>。</w:t>
      </w:r>
      <w:r w:rsidRPr="00EF7F7E">
        <w:t xml:space="preserve"> </w:t>
      </w:r>
      <w:r w:rsidRPr="00EF7F7E">
        <w:t>因此</w:t>
      </w:r>
      <w:r w:rsidRPr="00EF7F7E">
        <w:t xml:space="preserve">, </w:t>
      </w:r>
      <w:r w:rsidRPr="00EF7F7E">
        <w:t>為了提高控制器的可靠度與設計效率</w:t>
      </w:r>
      <w:r w:rsidRPr="00EF7F7E">
        <w:t xml:space="preserve">, </w:t>
      </w:r>
      <w:r w:rsidRPr="00EF7F7E">
        <w:t>藉用</w:t>
      </w:r>
      <w:r w:rsidRPr="00EF7F7E">
        <w:t>EDA</w:t>
      </w:r>
      <w:r w:rsidRPr="00EF7F7E">
        <w:t>工具軟體來</w:t>
      </w:r>
      <w:r w:rsidR="00151122" w:rsidRPr="00EF7F7E">
        <w:t>設計</w:t>
      </w:r>
      <w:r w:rsidRPr="00EF7F7E">
        <w:t>分析</w:t>
      </w:r>
      <w:r w:rsidRPr="00EF7F7E">
        <w:t>PCB</w:t>
      </w:r>
      <w:r w:rsidRPr="00EF7F7E">
        <w:t>電路與</w:t>
      </w:r>
      <w:r w:rsidRPr="00EF7F7E">
        <w:t xml:space="preserve">LAYOUT, </w:t>
      </w:r>
      <w:r w:rsidR="00A23952" w:rsidRPr="00EF7F7E">
        <w:t>已成</w:t>
      </w:r>
      <w:r w:rsidR="00420E85" w:rsidRPr="00EF7F7E">
        <w:t>為</w:t>
      </w:r>
      <w:r w:rsidR="00A23952" w:rsidRPr="00EF7F7E">
        <w:t>必要的</w:t>
      </w:r>
      <w:r w:rsidR="00151122" w:rsidRPr="00EF7F7E">
        <w:t>手段</w:t>
      </w:r>
      <w:r w:rsidR="00420E85" w:rsidRPr="00EF7F7E">
        <w:t>。</w:t>
      </w:r>
    </w:p>
    <w:p w:rsidR="000368AF" w:rsidRPr="00EF7F7E" w:rsidRDefault="000368AF" w:rsidP="000368AF">
      <w:pPr>
        <w:ind w:firstLine="480"/>
      </w:pPr>
    </w:p>
    <w:p w:rsidR="00151122" w:rsidRPr="00EF7F7E" w:rsidRDefault="00151122" w:rsidP="000940C8">
      <w:pPr>
        <w:ind w:firstLine="480"/>
      </w:pPr>
      <w:r w:rsidRPr="00EF7F7E">
        <w:t>話</w:t>
      </w:r>
      <w:r w:rsidR="000368AF" w:rsidRPr="00EF7F7E">
        <w:t>說</w:t>
      </w:r>
      <w:r w:rsidR="000368AF" w:rsidRPr="00EF7F7E">
        <w:t>EDA</w:t>
      </w:r>
      <w:r w:rsidR="000368AF" w:rsidRPr="00EF7F7E">
        <w:t>工具軟體為數位電路半導體設計帶來了革命性變化</w:t>
      </w:r>
      <w:r w:rsidR="000368AF" w:rsidRPr="00EF7F7E">
        <w:t xml:space="preserve">, </w:t>
      </w:r>
      <w:r w:rsidR="000368AF" w:rsidRPr="00EF7F7E">
        <w:t>一點也不</w:t>
      </w:r>
      <w:r w:rsidR="00F06779" w:rsidRPr="00EF7F7E">
        <w:t>為過</w:t>
      </w:r>
      <w:r w:rsidR="000368AF" w:rsidRPr="00EF7F7E">
        <w:t>。</w:t>
      </w:r>
      <w:r w:rsidR="006A573E" w:rsidRPr="00EF7F7E">
        <w:t>而</w:t>
      </w:r>
      <w:r w:rsidR="000368AF" w:rsidRPr="00EF7F7E">
        <w:t>許多公司在</w:t>
      </w:r>
      <w:r w:rsidR="000368AF" w:rsidRPr="00EF7F7E">
        <w:t>1990</w:t>
      </w:r>
      <w:r w:rsidR="000368AF" w:rsidRPr="00EF7F7E">
        <w:t>年代中期推出的自動</w:t>
      </w:r>
      <w:bookmarkStart w:id="6" w:name="OLE_LINK3"/>
      <w:bookmarkStart w:id="7" w:name="OLE_LINK4"/>
      <w:r w:rsidR="000368AF" w:rsidRPr="00EF7F7E">
        <w:t>佈局和佈線</w:t>
      </w:r>
      <w:bookmarkEnd w:id="6"/>
      <w:bookmarkEnd w:id="7"/>
      <w:r w:rsidR="000368AF" w:rsidRPr="00EF7F7E">
        <w:t>工具</w:t>
      </w:r>
      <w:r w:rsidR="00F06779" w:rsidRPr="00EF7F7E">
        <w:t>也</w:t>
      </w:r>
      <w:r w:rsidR="000368AF" w:rsidRPr="00EF7F7E">
        <w:t>徹底改變了數位電路佈局設計</w:t>
      </w:r>
      <w:r w:rsidR="000368AF" w:rsidRPr="00EF7F7E">
        <w:t xml:space="preserve">, </w:t>
      </w:r>
      <w:r w:rsidR="000368AF" w:rsidRPr="00EF7F7E">
        <w:t>其所造就的生產效率提升至今仍持續推動著大規模的晶片設計。</w:t>
      </w:r>
      <w:r w:rsidR="00A73340">
        <w:rPr>
          <w:rFonts w:hint="eastAsia"/>
        </w:rPr>
        <w:t xml:space="preserve"> </w:t>
      </w:r>
      <w:r w:rsidR="006C5F99" w:rsidRPr="00EF7F7E">
        <w:t>特別是</w:t>
      </w:r>
      <w:r w:rsidR="000368AF" w:rsidRPr="00EF7F7E">
        <w:t>EDA</w:t>
      </w:r>
      <w:r w:rsidR="000368AF" w:rsidRPr="00EF7F7E">
        <w:t>最初除了使用在</w:t>
      </w:r>
      <w:r w:rsidR="000368AF" w:rsidRPr="00EF7F7E">
        <w:t>ASIC</w:t>
      </w:r>
      <w:r w:rsidR="000368AF" w:rsidRPr="00EF7F7E">
        <w:t>與</w:t>
      </w:r>
      <w:r w:rsidR="00A73340">
        <w:t>S</w:t>
      </w:r>
      <w:r w:rsidR="00A73340">
        <w:rPr>
          <w:rFonts w:hint="eastAsia"/>
        </w:rPr>
        <w:t>O</w:t>
      </w:r>
      <w:r w:rsidR="00406853" w:rsidRPr="00EF7F7E">
        <w:t>C</w:t>
      </w:r>
      <w:r w:rsidR="000368AF" w:rsidRPr="00EF7F7E">
        <w:t>的輔助設計</w:t>
      </w:r>
      <w:r w:rsidR="006A573E" w:rsidRPr="00EF7F7E">
        <w:t>外</w:t>
      </w:r>
      <w:r w:rsidR="000368AF" w:rsidRPr="00EF7F7E">
        <w:t xml:space="preserve">, </w:t>
      </w:r>
      <w:r w:rsidR="000368AF" w:rsidRPr="00EF7F7E">
        <w:t>現今也應用在</w:t>
      </w:r>
      <w:r w:rsidR="000368AF" w:rsidRPr="00EF7F7E">
        <w:t>PCB</w:t>
      </w:r>
      <w:r w:rsidR="000368AF" w:rsidRPr="00EF7F7E">
        <w:t>的自動化模擬與設計。</w:t>
      </w:r>
      <w:r w:rsidRPr="00EF7F7E">
        <w:t xml:space="preserve"> </w:t>
      </w:r>
    </w:p>
    <w:p w:rsidR="00303187" w:rsidRDefault="00303187" w:rsidP="00D15DFA">
      <w:pPr>
        <w:ind w:firstLineChars="200" w:firstLine="480"/>
        <w:jc w:val="both"/>
      </w:pPr>
    </w:p>
    <w:p w:rsidR="00390BBF" w:rsidRPr="00EF7F7E" w:rsidRDefault="00A73340" w:rsidP="000940C8">
      <w:pPr>
        <w:ind w:firstLineChars="200" w:firstLine="480"/>
      </w:pPr>
      <w:r w:rsidRPr="00EF7F7E">
        <w:t>至於</w:t>
      </w:r>
      <w:r w:rsidRPr="00EF7F7E">
        <w:t xml:space="preserve">, </w:t>
      </w:r>
      <w:r w:rsidR="0073265C">
        <w:rPr>
          <w:rFonts w:hint="eastAsia"/>
        </w:rPr>
        <w:t>設計工業</w:t>
      </w:r>
      <w:r w:rsidRPr="00EF7F7E">
        <w:t>控制器廠商較</w:t>
      </w:r>
      <w:r>
        <w:rPr>
          <w:rFonts w:hint="eastAsia"/>
        </w:rPr>
        <w:t>ASIC</w:t>
      </w:r>
      <w:r w:rsidRPr="00EF7F7E">
        <w:t>廠商少用</w:t>
      </w:r>
      <w:r w:rsidRPr="00EF7F7E">
        <w:t>EDA</w:t>
      </w:r>
      <w:r w:rsidR="0073265C">
        <w:rPr>
          <w:rFonts w:hint="eastAsia"/>
        </w:rPr>
        <w:t>模擬工具</w:t>
      </w:r>
      <w:r w:rsidRPr="00EF7F7E">
        <w:t>的原因</w:t>
      </w:r>
      <w:r w:rsidRPr="00EF7F7E">
        <w:t xml:space="preserve">, </w:t>
      </w:r>
      <w:r>
        <w:rPr>
          <w:rFonts w:hint="eastAsia"/>
        </w:rPr>
        <w:t>主為西元</w:t>
      </w:r>
      <w:r>
        <w:rPr>
          <w:rFonts w:hint="eastAsia"/>
        </w:rPr>
        <w:t>2000</w:t>
      </w:r>
      <w:r>
        <w:rPr>
          <w:rFonts w:hint="eastAsia"/>
        </w:rPr>
        <w:t>年以前</w:t>
      </w:r>
      <w:r>
        <w:rPr>
          <w:rFonts w:hint="eastAsia"/>
        </w:rPr>
        <w:t xml:space="preserve">, </w:t>
      </w:r>
      <w:r>
        <w:rPr>
          <w:rFonts w:hint="eastAsia"/>
        </w:rPr>
        <w:t>因</w:t>
      </w:r>
      <w:r w:rsidRPr="00EF7F7E">
        <w:t>為一般控制器</w:t>
      </w:r>
      <w:r>
        <w:rPr>
          <w:rFonts w:hint="eastAsia"/>
        </w:rPr>
        <w:t>的</w:t>
      </w:r>
      <w:r w:rsidR="0073265C">
        <w:rPr>
          <w:rFonts w:hint="eastAsia"/>
        </w:rPr>
        <w:t>應用</w:t>
      </w:r>
      <w:r>
        <w:rPr>
          <w:rFonts w:hint="eastAsia"/>
        </w:rPr>
        <w:t xml:space="preserve">, </w:t>
      </w:r>
      <w:r w:rsidRPr="00EF7F7E">
        <w:t>主要</w:t>
      </w:r>
      <w:r>
        <w:rPr>
          <w:rFonts w:hint="eastAsia"/>
        </w:rPr>
        <w:t>著眼在</w:t>
      </w:r>
      <w:r w:rsidRPr="00EF7F7E">
        <w:t>穩定</w:t>
      </w:r>
      <w:r>
        <w:rPr>
          <w:rFonts w:hint="eastAsia"/>
        </w:rPr>
        <w:t>性</w:t>
      </w:r>
      <w:r w:rsidRPr="00EF7F7E">
        <w:t>與耐環境</w:t>
      </w:r>
      <w:r>
        <w:rPr>
          <w:rFonts w:hint="eastAsia"/>
        </w:rPr>
        <w:t>能力</w:t>
      </w:r>
      <w:r w:rsidRPr="00EF7F7E">
        <w:t xml:space="preserve">, </w:t>
      </w:r>
      <w:r w:rsidRPr="00EF7F7E">
        <w:t>故往往採用較低頻</w:t>
      </w:r>
      <w:r w:rsidRPr="00EF7F7E">
        <w:t>(</w:t>
      </w:r>
      <w:r w:rsidRPr="00EF7F7E">
        <w:t>通常</w:t>
      </w:r>
      <w:r w:rsidRPr="00EF7F7E">
        <w:t>&lt;</w:t>
      </w:r>
      <w:r>
        <w:rPr>
          <w:rFonts w:hint="eastAsia"/>
        </w:rPr>
        <w:t xml:space="preserve"> </w:t>
      </w:r>
      <w:r w:rsidRPr="00EF7F7E">
        <w:t>40MHz)</w:t>
      </w:r>
      <w:r w:rsidRPr="00EF7F7E">
        <w:t>無風扇的</w:t>
      </w:r>
      <w:r w:rsidRPr="00EF7F7E">
        <w:t>CPU/MPU</w:t>
      </w:r>
      <w:r w:rsidRPr="00EF7F7E">
        <w:t>設計</w:t>
      </w:r>
      <w:r w:rsidRPr="00EF7F7E">
        <w:t xml:space="preserve">, </w:t>
      </w:r>
      <w:r w:rsidRPr="00EF7F7E">
        <w:t>且</w:t>
      </w:r>
      <w:r w:rsidRPr="00EF7F7E">
        <w:t>PCB</w:t>
      </w:r>
      <w:r w:rsidRPr="00EF7F7E">
        <w:t>的空間要求也不如設計</w:t>
      </w:r>
      <w:r>
        <w:rPr>
          <w:rFonts w:hint="eastAsia"/>
        </w:rPr>
        <w:t>ASIC</w:t>
      </w:r>
      <w:r w:rsidR="0073265C">
        <w:rPr>
          <w:rFonts w:hint="eastAsia"/>
        </w:rPr>
        <w:t>般</w:t>
      </w:r>
      <w:r w:rsidRPr="00EF7F7E">
        <w:t>嚴苛</w:t>
      </w:r>
      <w:r w:rsidRPr="00EF7F7E">
        <w:t xml:space="preserve">, </w:t>
      </w:r>
      <w:r w:rsidRPr="00EF7F7E">
        <w:t>所以</w:t>
      </w:r>
      <w:r>
        <w:rPr>
          <w:rFonts w:hint="eastAsia"/>
        </w:rPr>
        <w:t>對於雜訊敏感度較低</w:t>
      </w:r>
      <w:r>
        <w:rPr>
          <w:rFonts w:hint="eastAsia"/>
        </w:rPr>
        <w:t xml:space="preserve">, </w:t>
      </w:r>
      <w:r>
        <w:rPr>
          <w:rFonts w:hint="eastAsia"/>
        </w:rPr>
        <w:t>而</w:t>
      </w:r>
      <w:r w:rsidRPr="00EF7F7E">
        <w:t>依一般經驗</w:t>
      </w:r>
      <w:r>
        <w:rPr>
          <w:rFonts w:hint="eastAsia"/>
        </w:rPr>
        <w:t>來</w:t>
      </w:r>
      <w:r w:rsidRPr="00EF7F7E">
        <w:t>設計電路、</w:t>
      </w:r>
      <w:r w:rsidRPr="00EF7F7E">
        <w:t>LAYOUT</w:t>
      </w:r>
      <w:r w:rsidR="0073265C">
        <w:rPr>
          <w:rFonts w:hint="eastAsia"/>
        </w:rPr>
        <w:t>與</w:t>
      </w:r>
      <w:r w:rsidRPr="00EF7F7E">
        <w:t>加濾波器</w:t>
      </w:r>
      <w:r w:rsidRPr="00EF7F7E">
        <w:t xml:space="preserve">, </w:t>
      </w:r>
      <w:r w:rsidRPr="00EF7F7E">
        <w:t>大致即可完成功能與</w:t>
      </w:r>
      <w:r>
        <w:t>EM</w:t>
      </w:r>
      <w:r>
        <w:rPr>
          <w:rFonts w:hint="eastAsia"/>
        </w:rPr>
        <w:t>C</w:t>
      </w:r>
      <w:r w:rsidRPr="00EF7F7E">
        <w:t>測試</w:t>
      </w:r>
      <w:r w:rsidRPr="00EF7F7E">
        <w:t xml:space="preserve">, </w:t>
      </w:r>
      <w:r w:rsidRPr="00EF7F7E">
        <w:t>故較無使</w:t>
      </w:r>
      <w:r>
        <w:rPr>
          <w:rFonts w:hint="eastAsia"/>
        </w:rPr>
        <w:t>用</w:t>
      </w:r>
      <w:r w:rsidRPr="00EF7F7E">
        <w:t>EDA</w:t>
      </w:r>
      <w:r w:rsidRPr="00EF7F7E">
        <w:t>的迫切需求。</w:t>
      </w:r>
    </w:p>
    <w:p w:rsidR="00D15DFA" w:rsidRPr="00EF7F7E" w:rsidRDefault="00D15DFA" w:rsidP="00D15DFA">
      <w:pPr>
        <w:pStyle w:val="1"/>
        <w:numPr>
          <w:ilvl w:val="0"/>
          <w:numId w:val="38"/>
        </w:numPr>
        <w:rPr>
          <w:rFonts w:ascii="Times New Roman" w:hAnsi="Times New Roman"/>
        </w:rPr>
      </w:pPr>
      <w:bookmarkStart w:id="8" w:name="_Toc298847912"/>
      <w:bookmarkStart w:id="9" w:name="_Toc301450398"/>
      <w:r w:rsidRPr="00EF7F7E">
        <w:rPr>
          <w:rFonts w:ascii="Times New Roman" w:hAnsi="Times New Roman"/>
        </w:rPr>
        <w:t>本文</w:t>
      </w:r>
      <w:bookmarkEnd w:id="8"/>
      <w:bookmarkEnd w:id="9"/>
      <w:r w:rsidRPr="00EF7F7E">
        <w:rPr>
          <w:rFonts w:ascii="Times New Roman" w:hAnsi="Times New Roman"/>
        </w:rPr>
        <w:t xml:space="preserve"> </w:t>
      </w:r>
    </w:p>
    <w:p w:rsidR="000368AF" w:rsidRPr="00EF7F7E" w:rsidRDefault="00DF6A5B" w:rsidP="00F04036">
      <w:pPr>
        <w:ind w:firstLineChars="200" w:firstLine="480"/>
      </w:pPr>
      <w:r w:rsidRPr="00EF7F7E">
        <w:t>西元</w:t>
      </w:r>
      <w:r w:rsidR="000368AF" w:rsidRPr="00EF7F7E">
        <w:t>2000</w:t>
      </w:r>
      <w:r w:rsidR="000368AF" w:rsidRPr="00EF7F7E">
        <w:t>年後</w:t>
      </w:r>
      <w:r w:rsidR="000368AF" w:rsidRPr="00EF7F7E">
        <w:t xml:space="preserve">, </w:t>
      </w:r>
      <w:r w:rsidRPr="00EF7F7E">
        <w:t>由於</w:t>
      </w:r>
      <w:r w:rsidR="000368AF" w:rsidRPr="00EF7F7E">
        <w:t>受</w:t>
      </w:r>
      <w:r w:rsidR="00A73340">
        <w:rPr>
          <w:rFonts w:hint="eastAsia"/>
        </w:rPr>
        <w:t>眼球</w:t>
      </w:r>
      <w:r w:rsidR="000368AF" w:rsidRPr="00EF7F7E">
        <w:t>革命與精品主義抬頭</w:t>
      </w:r>
      <w:r w:rsidRPr="00EF7F7E">
        <w:t>的</w:t>
      </w:r>
      <w:r w:rsidR="000368AF" w:rsidRPr="00EF7F7E">
        <w:t>影響</w:t>
      </w:r>
      <w:r w:rsidR="000368AF" w:rsidRPr="00EF7F7E">
        <w:t xml:space="preserve">, </w:t>
      </w:r>
      <w:r w:rsidR="000368AF" w:rsidRPr="00EF7F7E">
        <w:t>即使是</w:t>
      </w:r>
      <w:r w:rsidRPr="00EF7F7E">
        <w:t>設計</w:t>
      </w:r>
      <w:r w:rsidR="00A73340">
        <w:rPr>
          <w:rFonts w:hint="eastAsia"/>
        </w:rPr>
        <w:lastRenderedPageBreak/>
        <w:t>工業</w:t>
      </w:r>
      <w:r w:rsidR="000368AF" w:rsidRPr="00EF7F7E">
        <w:t>控制器</w:t>
      </w:r>
      <w:r w:rsidRPr="00EF7F7E">
        <w:t>的廠商</w:t>
      </w:r>
      <w:r w:rsidR="000368AF" w:rsidRPr="00EF7F7E">
        <w:t>也無法抵擋此潮流</w:t>
      </w:r>
      <w:r w:rsidR="000368AF" w:rsidRPr="00EF7F7E">
        <w:t xml:space="preserve">, </w:t>
      </w:r>
      <w:r w:rsidR="000368AF" w:rsidRPr="00EF7F7E">
        <w:t>例如在人機板的設計朝</w:t>
      </w:r>
      <w:r w:rsidR="000368AF" w:rsidRPr="00EF7F7E">
        <w:t>3D</w:t>
      </w:r>
      <w:r w:rsidR="000368AF" w:rsidRPr="00EF7F7E">
        <w:t>畫面邁進</w:t>
      </w:r>
      <w:r w:rsidR="000368AF" w:rsidRPr="00EF7F7E">
        <w:t>(</w:t>
      </w:r>
      <w:r w:rsidR="0020567C">
        <w:rPr>
          <w:rFonts w:hint="eastAsia"/>
        </w:rPr>
        <w:t>即</w:t>
      </w:r>
      <w:r w:rsidR="00382E7A" w:rsidRPr="00EF7F7E">
        <w:t>CPU/MPU</w:t>
      </w:r>
      <w:r w:rsidR="0020567C">
        <w:rPr>
          <w:rFonts w:hint="eastAsia"/>
        </w:rPr>
        <w:t>需</w:t>
      </w:r>
      <w:r w:rsidR="000368AF" w:rsidRPr="00EF7F7E">
        <w:t>具</w:t>
      </w:r>
      <w:r w:rsidR="00382E7A" w:rsidRPr="00EF7F7E">
        <w:t>備</w:t>
      </w:r>
      <w:r w:rsidR="000368AF" w:rsidRPr="00EF7F7E">
        <w:t>3D</w:t>
      </w:r>
      <w:r w:rsidR="000368AF" w:rsidRPr="00EF7F7E">
        <w:t>引擎</w:t>
      </w:r>
      <w:r w:rsidR="00382E7A" w:rsidRPr="00EF7F7E">
        <w:t xml:space="preserve">, </w:t>
      </w:r>
      <w:r w:rsidR="0054414A">
        <w:rPr>
          <w:rFonts w:hint="eastAsia"/>
        </w:rPr>
        <w:t>其</w:t>
      </w:r>
      <w:r w:rsidR="00382E7A" w:rsidRPr="00EF7F7E">
        <w:t>頻</w:t>
      </w:r>
      <w:r w:rsidR="0020567C">
        <w:rPr>
          <w:rFonts w:hint="eastAsia"/>
        </w:rPr>
        <w:t>率</w:t>
      </w:r>
      <w:r w:rsidR="0099278B" w:rsidRPr="00EF7F7E">
        <w:t xml:space="preserve"> </w:t>
      </w:r>
      <w:r w:rsidR="0020567C">
        <w:rPr>
          <w:rFonts w:hint="eastAsia"/>
        </w:rPr>
        <w:t>一般</w:t>
      </w:r>
      <w:r w:rsidR="000368AF" w:rsidRPr="00EF7F7E">
        <w:t>500MHz</w:t>
      </w:r>
      <w:r w:rsidR="00382E7A" w:rsidRPr="00EF7F7E">
        <w:t>以上</w:t>
      </w:r>
      <w:r w:rsidR="000368AF" w:rsidRPr="00EF7F7E">
        <w:t xml:space="preserve">), </w:t>
      </w:r>
      <w:r w:rsidR="000368AF" w:rsidRPr="00EF7F7E">
        <w:t>而控制板的</w:t>
      </w:r>
      <w:r w:rsidRPr="00EF7F7E">
        <w:t>即時</w:t>
      </w:r>
      <w:r w:rsidR="000368AF" w:rsidRPr="00EF7F7E">
        <w:t>控制</w:t>
      </w:r>
      <w:r w:rsidR="00603594">
        <w:rPr>
          <w:rFonts w:hint="eastAsia"/>
        </w:rPr>
        <w:t xml:space="preserve"> </w:t>
      </w:r>
      <w:r w:rsidRPr="00EF7F7E">
        <w:t>(Real Time Control)</w:t>
      </w:r>
      <w:r w:rsidR="000F5633">
        <w:rPr>
          <w:rFonts w:hint="eastAsia"/>
        </w:rPr>
        <w:t xml:space="preserve"> </w:t>
      </w:r>
      <w:r w:rsidR="000368AF" w:rsidRPr="00EF7F7E">
        <w:t>則要求</w:t>
      </w:r>
      <w:r w:rsidRPr="00EF7F7E">
        <w:t>掃瞄時間</w:t>
      </w:r>
      <w:r w:rsidR="00603594">
        <w:rPr>
          <w:rFonts w:hint="eastAsia"/>
        </w:rPr>
        <w:t xml:space="preserve"> </w:t>
      </w:r>
      <w:r w:rsidRPr="00EF7F7E">
        <w:t>(</w:t>
      </w:r>
      <w:r w:rsidR="000368AF" w:rsidRPr="00EF7F7E">
        <w:t>S</w:t>
      </w:r>
      <w:r w:rsidR="000B7C16" w:rsidRPr="00EF7F7E">
        <w:t>can</w:t>
      </w:r>
      <w:r w:rsidR="000368AF" w:rsidRPr="00EF7F7E">
        <w:t xml:space="preserve"> T</w:t>
      </w:r>
      <w:r w:rsidR="000B7C16" w:rsidRPr="00EF7F7E">
        <w:t>ime</w:t>
      </w:r>
      <w:r w:rsidRPr="00EF7F7E">
        <w:t>)</w:t>
      </w:r>
      <w:r w:rsidR="0099278B" w:rsidRPr="00EF7F7E">
        <w:t xml:space="preserve"> </w:t>
      </w:r>
      <w:r w:rsidR="000368AF" w:rsidRPr="00EF7F7E">
        <w:t>&lt;</w:t>
      </w:r>
      <w:r w:rsidR="000B7C16" w:rsidRPr="00EF7F7E">
        <w:t>=</w:t>
      </w:r>
      <w:r w:rsidR="006A4813">
        <w:rPr>
          <w:rFonts w:hint="eastAsia"/>
        </w:rPr>
        <w:t xml:space="preserve"> </w:t>
      </w:r>
      <w:r w:rsidR="000368AF" w:rsidRPr="00EF7F7E">
        <w:t>1ms</w:t>
      </w:r>
      <w:r w:rsidR="006A4813">
        <w:rPr>
          <w:rFonts w:hint="eastAsia"/>
        </w:rPr>
        <w:t xml:space="preserve"> </w:t>
      </w:r>
      <w:r w:rsidR="000368AF" w:rsidRPr="00EF7F7E">
        <w:t>(</w:t>
      </w:r>
      <w:r w:rsidR="000368AF" w:rsidRPr="00EF7F7E">
        <w:t>甚至為</w:t>
      </w:r>
      <w:r w:rsidR="00FE0E65">
        <w:rPr>
          <w:rFonts w:hint="eastAsia"/>
        </w:rPr>
        <w:t>了</w:t>
      </w:r>
      <w:r w:rsidR="000368AF" w:rsidRPr="00EF7F7E">
        <w:t>搭配伺服驅動有的要求</w:t>
      </w:r>
      <w:r w:rsidR="003B12C9">
        <w:rPr>
          <w:rFonts w:hint="eastAsia"/>
        </w:rPr>
        <w:t xml:space="preserve"> </w:t>
      </w:r>
      <w:r w:rsidR="000B7C16" w:rsidRPr="00EF7F7E">
        <w:t>&lt;=</w:t>
      </w:r>
      <w:r w:rsidR="003B12C9">
        <w:rPr>
          <w:rFonts w:hint="eastAsia"/>
        </w:rPr>
        <w:t xml:space="preserve"> </w:t>
      </w:r>
      <w:r w:rsidR="000368AF" w:rsidRPr="00EF7F7E">
        <w:t>0.1ms)</w:t>
      </w:r>
      <w:r w:rsidR="000368AF" w:rsidRPr="00EF7F7E">
        <w:t>。</w:t>
      </w:r>
      <w:r w:rsidRPr="00EF7F7E">
        <w:t xml:space="preserve"> </w:t>
      </w:r>
      <w:r w:rsidR="000368AF" w:rsidRPr="00EF7F7E">
        <w:t>因此</w:t>
      </w:r>
      <w:r w:rsidR="000368AF" w:rsidRPr="00EF7F7E">
        <w:t xml:space="preserve">, </w:t>
      </w:r>
      <w:r w:rsidRPr="00EF7F7E">
        <w:t>未來藉助</w:t>
      </w:r>
      <w:r w:rsidRPr="00EF7F7E">
        <w:t>EDA</w:t>
      </w:r>
      <w:r w:rsidRPr="00EF7F7E">
        <w:t>工具軟體來</w:t>
      </w:r>
      <w:r w:rsidR="000368AF" w:rsidRPr="00EF7F7E">
        <w:t>設計工業控制器</w:t>
      </w:r>
      <w:r w:rsidRPr="00EF7F7E">
        <w:t>已成為</w:t>
      </w:r>
      <w:r w:rsidR="000368AF" w:rsidRPr="00EF7F7E">
        <w:t>必</w:t>
      </w:r>
      <w:r w:rsidRPr="00EF7F7E">
        <w:t>經的過程</w:t>
      </w:r>
      <w:r w:rsidR="000368AF" w:rsidRPr="00EF7F7E">
        <w:t xml:space="preserve">, </w:t>
      </w:r>
      <w:r w:rsidR="000368AF" w:rsidRPr="00EF7F7E">
        <w:t>而目前</w:t>
      </w:r>
      <w:r w:rsidR="000368AF" w:rsidRPr="00EF7F7E">
        <w:t>EDA</w:t>
      </w:r>
      <w:r w:rsidR="00CF4641" w:rsidRPr="00EF7F7E">
        <w:t>的軟體工具</w:t>
      </w:r>
      <w:r w:rsidR="000368AF" w:rsidRPr="00EF7F7E">
        <w:t>大廠</w:t>
      </w:r>
      <w:r w:rsidR="000368AF" w:rsidRPr="00EF7F7E">
        <w:t xml:space="preserve">, </w:t>
      </w:r>
      <w:r w:rsidR="000368AF" w:rsidRPr="00EF7F7E">
        <w:t>主要</w:t>
      </w:r>
      <w:r w:rsidR="00CF4641" w:rsidRPr="00EF7F7E">
        <w:t>包括</w:t>
      </w:r>
      <w:r w:rsidR="000368AF" w:rsidRPr="00EF7F7E">
        <w:t>有新思</w:t>
      </w:r>
      <w:r w:rsidR="000368AF" w:rsidRPr="00EF7F7E">
        <w:t xml:space="preserve"> (Synopsys), </w:t>
      </w:r>
      <w:r w:rsidR="000368AF" w:rsidRPr="00EF7F7E">
        <w:t>明導</w:t>
      </w:r>
      <w:r w:rsidR="000368AF" w:rsidRPr="00EF7F7E">
        <w:t xml:space="preserve"> (Mentor Graphic), </w:t>
      </w:r>
      <w:r w:rsidR="000368AF" w:rsidRPr="00EF7F7E">
        <w:t>益華電腦</w:t>
      </w:r>
      <w:r w:rsidR="000368AF" w:rsidRPr="00EF7F7E">
        <w:t xml:space="preserve"> (Cadence)</w:t>
      </w:r>
      <w:r w:rsidR="000368AF" w:rsidRPr="00EF7F7E">
        <w:rPr>
          <w:color w:val="000000"/>
        </w:rPr>
        <w:t xml:space="preserve">, </w:t>
      </w:r>
      <w:r w:rsidR="000368AF" w:rsidRPr="00EF7F7E">
        <w:rPr>
          <w:bCs/>
          <w:color w:val="000000"/>
        </w:rPr>
        <w:t>捷碼</w:t>
      </w:r>
      <w:r w:rsidR="000368AF" w:rsidRPr="00EF7F7E">
        <w:rPr>
          <w:bCs/>
          <w:color w:val="000000"/>
        </w:rPr>
        <w:t xml:space="preserve"> (</w:t>
      </w:r>
      <w:r w:rsidR="000368AF" w:rsidRPr="00EF7F7E">
        <w:rPr>
          <w:color w:val="000000"/>
        </w:rPr>
        <w:t>M</w:t>
      </w:r>
      <w:r w:rsidR="000368AF" w:rsidRPr="00EF7F7E">
        <w:t xml:space="preserve">agma), </w:t>
      </w:r>
      <w:r w:rsidR="000368AF" w:rsidRPr="00EF7F7E">
        <w:t>安派科技</w:t>
      </w:r>
      <w:r w:rsidR="000368AF" w:rsidRPr="00EF7F7E">
        <w:t xml:space="preserve"> (Apache Design Solution)</w:t>
      </w:r>
      <w:r w:rsidR="000368AF" w:rsidRPr="00EF7F7E">
        <w:t>等</w:t>
      </w:r>
      <w:r w:rsidR="000368AF" w:rsidRPr="00EF7F7E">
        <w:t xml:space="preserve">, </w:t>
      </w:r>
      <w:r w:rsidR="000368AF" w:rsidRPr="00EF7F7E">
        <w:t>而每家各擅其長</w:t>
      </w:r>
      <w:r w:rsidR="000368AF" w:rsidRPr="00EF7F7E">
        <w:t xml:space="preserve">, </w:t>
      </w:r>
      <w:r w:rsidR="000368AF" w:rsidRPr="00EF7F7E">
        <w:t>各領風騷。</w:t>
      </w:r>
    </w:p>
    <w:p w:rsidR="0099278B" w:rsidRPr="00EF7F7E" w:rsidRDefault="0099278B" w:rsidP="00E3617D"/>
    <w:p w:rsidR="000368AF" w:rsidRPr="00EF7F7E" w:rsidRDefault="000368AF" w:rsidP="000940C8">
      <w:pPr>
        <w:ind w:firstLineChars="217" w:firstLine="521"/>
      </w:pPr>
      <w:r w:rsidRPr="00EF7F7E">
        <w:t>以下本文就</w:t>
      </w:r>
      <w:r w:rsidRPr="00EF7F7E">
        <w:t xml:space="preserve">EDA </w:t>
      </w:r>
      <w:r w:rsidRPr="00EF7F7E">
        <w:t>工具</w:t>
      </w:r>
      <w:r w:rsidR="00EF2DAC">
        <w:rPr>
          <w:rFonts w:hint="eastAsia"/>
        </w:rPr>
        <w:t>模擬</w:t>
      </w:r>
      <w:r w:rsidRPr="00EF7F7E">
        <w:t>軟體</w:t>
      </w:r>
      <w:r w:rsidRPr="00EF7F7E">
        <w:t xml:space="preserve">, </w:t>
      </w:r>
      <w:r w:rsidRPr="00EF7F7E">
        <w:t>對</w:t>
      </w:r>
      <w:r w:rsidR="00DF6A5B" w:rsidRPr="00EF7F7E">
        <w:t>設計</w:t>
      </w:r>
      <w:r w:rsidRPr="00EF7F7E">
        <w:t>PCB</w:t>
      </w:r>
      <w:r w:rsidRPr="00EF7F7E">
        <w:t>板</w:t>
      </w:r>
      <w:r w:rsidR="00CF12EF">
        <w:rPr>
          <w:rFonts w:hint="eastAsia"/>
        </w:rPr>
        <w:t>之</w:t>
      </w:r>
      <w:r w:rsidR="00047D81" w:rsidRPr="00EF7F7E">
        <w:t>四個</w:t>
      </w:r>
      <w:r w:rsidR="00CF12EF">
        <w:rPr>
          <w:rFonts w:hint="eastAsia"/>
        </w:rPr>
        <w:t>主要設計</w:t>
      </w:r>
      <w:r w:rsidR="00EF2DAC">
        <w:rPr>
          <w:rFonts w:hint="eastAsia"/>
        </w:rPr>
        <w:t>重點</w:t>
      </w:r>
      <w:r w:rsidRPr="00EF7F7E">
        <w:t>所產生的助益</w:t>
      </w:r>
      <w:r w:rsidRPr="00EF7F7E">
        <w:t xml:space="preserve">, </w:t>
      </w:r>
      <w:r w:rsidRPr="00EF7F7E">
        <w:t>分</w:t>
      </w:r>
      <w:r w:rsidR="00CF4641" w:rsidRPr="00EF7F7E">
        <w:t>別</w:t>
      </w:r>
      <w:r w:rsidRPr="00EF7F7E">
        <w:t>提出供讀者參考</w:t>
      </w:r>
      <w:r w:rsidRPr="00EF7F7E">
        <w:t>:</w:t>
      </w:r>
    </w:p>
    <w:p w:rsidR="0099278B" w:rsidRPr="00EF7F7E" w:rsidRDefault="0099278B" w:rsidP="00E3617D"/>
    <w:p w:rsidR="00520541" w:rsidRDefault="000368AF">
      <w:pPr>
        <w:numPr>
          <w:ilvl w:val="0"/>
          <w:numId w:val="39"/>
        </w:numPr>
        <w:ind w:left="284" w:hanging="284"/>
        <w:rPr>
          <w:kern w:val="0"/>
        </w:rPr>
      </w:pPr>
      <w:bookmarkStart w:id="10" w:name="OLE_LINK5"/>
      <w:bookmarkStart w:id="11" w:name="OLE_LINK6"/>
      <w:r w:rsidRPr="00EF7F7E">
        <w:t>邏輯設計</w:t>
      </w:r>
      <w:r w:rsidRPr="00EF7F7E">
        <w:t xml:space="preserve"> (</w:t>
      </w:r>
      <w:r w:rsidR="00A87987">
        <w:rPr>
          <w:rFonts w:hint="eastAsia"/>
        </w:rPr>
        <w:t>Logical</w:t>
      </w:r>
      <w:r w:rsidRPr="00EF7F7E">
        <w:t xml:space="preserve"> Design): </w:t>
      </w:r>
      <w:r w:rsidR="007E486F">
        <w:rPr>
          <w:rFonts w:hint="eastAsia"/>
        </w:rPr>
        <w:t>這個部份</w:t>
      </w:r>
      <w:r w:rsidRPr="00EF7F7E">
        <w:t>屬</w:t>
      </w:r>
      <w:r w:rsidR="00A87987">
        <w:rPr>
          <w:rFonts w:hint="eastAsia"/>
        </w:rPr>
        <w:t>電路圖</w:t>
      </w:r>
      <w:r w:rsidRPr="00EF7F7E">
        <w:t>的設計</w:t>
      </w:r>
      <w:bookmarkEnd w:id="10"/>
      <w:bookmarkEnd w:id="11"/>
      <w:r w:rsidR="00DF7EBC">
        <w:rPr>
          <w:rFonts w:hint="eastAsia"/>
        </w:rPr>
        <w:t xml:space="preserve"> </w:t>
      </w:r>
      <w:r w:rsidR="00A87987">
        <w:rPr>
          <w:rFonts w:hint="eastAsia"/>
        </w:rPr>
        <w:t>(Schematic Design)</w:t>
      </w:r>
      <w:r w:rsidRPr="00EF7F7E">
        <w:t xml:space="preserve">, </w:t>
      </w:r>
      <w:r w:rsidRPr="00EF7F7E">
        <w:t>而藉助</w:t>
      </w:r>
      <w:r w:rsidRPr="00EF7F7E">
        <w:t>EDA</w:t>
      </w:r>
      <w:r w:rsidRPr="00EF7F7E">
        <w:t>除可</w:t>
      </w:r>
      <w:r w:rsidR="00FE0E65">
        <w:rPr>
          <w:rFonts w:hint="eastAsia"/>
        </w:rPr>
        <w:t>進行</w:t>
      </w:r>
      <w:r w:rsidRPr="00EF7F7E">
        <w:t>溫度</w:t>
      </w:r>
      <w:r w:rsidRPr="00EF7F7E">
        <w:t xml:space="preserve">, </w:t>
      </w:r>
      <w:r w:rsidRPr="00EF7F7E">
        <w:t>雜訊</w:t>
      </w:r>
      <w:r w:rsidRPr="00EF7F7E">
        <w:t xml:space="preserve">, </w:t>
      </w:r>
      <w:r w:rsidRPr="00EF7F7E">
        <w:t>富立葉</w:t>
      </w:r>
      <w:r w:rsidRPr="00EF7F7E">
        <w:t xml:space="preserve"> (Fourier</w:t>
      </w:r>
      <w:r w:rsidR="008E1BD5">
        <w:rPr>
          <w:rFonts w:hint="eastAsia"/>
        </w:rPr>
        <w:t xml:space="preserve">, </w:t>
      </w:r>
      <w:r w:rsidR="008E1BD5">
        <w:rPr>
          <w:rFonts w:hint="eastAsia"/>
        </w:rPr>
        <w:t>可設計濾波器的頻寬與參數</w:t>
      </w:r>
      <w:r w:rsidRPr="00EF7F7E">
        <w:t xml:space="preserve">), </w:t>
      </w:r>
      <w:r w:rsidRPr="00EF7F7E">
        <w:t>參數掃描</w:t>
      </w:r>
      <w:r w:rsidR="008E1BD5">
        <w:rPr>
          <w:rFonts w:hint="eastAsia"/>
        </w:rPr>
        <w:t>(</w:t>
      </w:r>
      <w:r w:rsidR="008E1BD5">
        <w:rPr>
          <w:rFonts w:hint="eastAsia"/>
        </w:rPr>
        <w:t>可找出參數的範圍</w:t>
      </w:r>
      <w:r w:rsidR="008E1BD5">
        <w:rPr>
          <w:rFonts w:hint="eastAsia"/>
        </w:rPr>
        <w:t>)</w:t>
      </w:r>
      <w:r w:rsidRPr="00EF7F7E">
        <w:t xml:space="preserve">, </w:t>
      </w:r>
      <w:r w:rsidRPr="00EF7F7E">
        <w:t>蒙地卡羅</w:t>
      </w:r>
      <w:r w:rsidRPr="00EF7F7E">
        <w:t xml:space="preserve"> (Monde Carlo</w:t>
      </w:r>
      <w:r w:rsidR="008E1BD5">
        <w:rPr>
          <w:rFonts w:hint="eastAsia"/>
        </w:rPr>
        <w:t xml:space="preserve">, </w:t>
      </w:r>
      <w:r w:rsidR="008E1BD5">
        <w:rPr>
          <w:rFonts w:hint="eastAsia"/>
        </w:rPr>
        <w:t>可分析零件的常態分佈</w:t>
      </w:r>
      <w:r w:rsidRPr="00EF7F7E">
        <w:t>)</w:t>
      </w:r>
      <w:r w:rsidR="008E1BD5">
        <w:rPr>
          <w:rFonts w:hint="eastAsia"/>
        </w:rPr>
        <w:t>等</w:t>
      </w:r>
      <w:r w:rsidRPr="00EF7F7E">
        <w:t>分析</w:t>
      </w:r>
      <w:r w:rsidRPr="00EF7F7E">
        <w:t>, Worst Case</w:t>
      </w:r>
      <w:r w:rsidRPr="00EF7F7E">
        <w:t>模擬</w:t>
      </w:r>
      <w:r w:rsidRPr="00EF7F7E">
        <w:t xml:space="preserve">, </w:t>
      </w:r>
      <w:r w:rsidRPr="00EF7F7E">
        <w:t>參數優化</w:t>
      </w:r>
      <w:r w:rsidR="00266FAE">
        <w:rPr>
          <w:rFonts w:hint="eastAsia"/>
        </w:rPr>
        <w:t xml:space="preserve"> </w:t>
      </w:r>
      <w:r w:rsidRPr="00EF7F7E">
        <w:t xml:space="preserve">(Circuit Parameter Optimization), </w:t>
      </w:r>
      <w:r w:rsidRPr="00EF7F7E">
        <w:rPr>
          <w:kern w:val="0"/>
        </w:rPr>
        <w:t>組合邏輯及序向邏輯電路模擬</w:t>
      </w:r>
      <w:r w:rsidRPr="00EF7F7E">
        <w:rPr>
          <w:kern w:val="0"/>
        </w:rPr>
        <w:t xml:space="preserve">, </w:t>
      </w:r>
      <w:r w:rsidRPr="00EF7F7E">
        <w:rPr>
          <w:kern w:val="0"/>
        </w:rPr>
        <w:t>數位電路</w:t>
      </w:r>
      <w:r w:rsidR="00FE0E65">
        <w:rPr>
          <w:rFonts w:hint="eastAsia"/>
          <w:kern w:val="0"/>
        </w:rPr>
        <w:t>的</w:t>
      </w:r>
      <w:r w:rsidRPr="00EF7F7E">
        <w:rPr>
          <w:kern w:val="0"/>
        </w:rPr>
        <w:t>錯誤自動偵測</w:t>
      </w:r>
      <w:r w:rsidRPr="00EF7F7E">
        <w:rPr>
          <w:kern w:val="0"/>
        </w:rPr>
        <w:t xml:space="preserve">, </w:t>
      </w:r>
      <w:r w:rsidR="00CB258A">
        <w:rPr>
          <w:rFonts w:hint="eastAsia"/>
          <w:kern w:val="0"/>
        </w:rPr>
        <w:t>以及</w:t>
      </w:r>
      <w:r w:rsidRPr="00EF7F7E">
        <w:rPr>
          <w:kern w:val="0"/>
        </w:rPr>
        <w:t>產生</w:t>
      </w:r>
      <w:r w:rsidR="00905534">
        <w:rPr>
          <w:rFonts w:hint="eastAsia"/>
          <w:kern w:val="0"/>
        </w:rPr>
        <w:t>Bill of Material (</w:t>
      </w:r>
      <w:r w:rsidRPr="00EF7F7E">
        <w:rPr>
          <w:kern w:val="0"/>
        </w:rPr>
        <w:t>BOM</w:t>
      </w:r>
      <w:r w:rsidR="00905534">
        <w:rPr>
          <w:rFonts w:hint="eastAsia"/>
          <w:kern w:val="0"/>
        </w:rPr>
        <w:t xml:space="preserve">) </w:t>
      </w:r>
      <w:r w:rsidRPr="00EF7F7E">
        <w:rPr>
          <w:kern w:val="0"/>
        </w:rPr>
        <w:t>表</w:t>
      </w:r>
      <w:r w:rsidR="00CB258A">
        <w:rPr>
          <w:rFonts w:hint="eastAsia"/>
          <w:kern w:val="0"/>
        </w:rPr>
        <w:t>與</w:t>
      </w:r>
      <w:r w:rsidR="00616C2D">
        <w:rPr>
          <w:rFonts w:hint="eastAsia"/>
          <w:kern w:val="0"/>
        </w:rPr>
        <w:t>Enterprise Resource Planning (</w:t>
      </w:r>
      <w:r w:rsidRPr="00EF7F7E">
        <w:rPr>
          <w:kern w:val="0"/>
        </w:rPr>
        <w:t>ERP</w:t>
      </w:r>
      <w:r w:rsidR="00616C2D">
        <w:rPr>
          <w:rFonts w:hint="eastAsia"/>
          <w:kern w:val="0"/>
        </w:rPr>
        <w:t xml:space="preserve">) </w:t>
      </w:r>
      <w:r w:rsidRPr="00EF7F7E">
        <w:rPr>
          <w:kern w:val="0"/>
        </w:rPr>
        <w:t>系統</w:t>
      </w:r>
      <w:r w:rsidR="007E486F">
        <w:rPr>
          <w:rFonts w:hint="eastAsia"/>
          <w:kern w:val="0"/>
        </w:rPr>
        <w:t>的</w:t>
      </w:r>
      <w:r w:rsidRPr="00EF7F7E">
        <w:rPr>
          <w:kern w:val="0"/>
        </w:rPr>
        <w:t>結合。</w:t>
      </w:r>
    </w:p>
    <w:p w:rsidR="004159A5" w:rsidRPr="00905534" w:rsidRDefault="004159A5" w:rsidP="004159A5">
      <w:pPr>
        <w:ind w:left="284"/>
        <w:rPr>
          <w:kern w:val="0"/>
        </w:rPr>
      </w:pPr>
    </w:p>
    <w:p w:rsidR="00893E07" w:rsidRPr="00FF1DF8" w:rsidRDefault="000368AF" w:rsidP="004159A5">
      <w:pPr>
        <w:numPr>
          <w:ilvl w:val="0"/>
          <w:numId w:val="39"/>
        </w:numPr>
        <w:ind w:left="284" w:hanging="284"/>
        <w:rPr>
          <w:kern w:val="0"/>
        </w:rPr>
      </w:pPr>
      <w:r w:rsidRPr="00EF7F7E">
        <w:t>實體設計</w:t>
      </w:r>
      <w:r w:rsidRPr="00EF7F7E">
        <w:t xml:space="preserve"> (</w:t>
      </w:r>
      <w:r w:rsidR="00A87987">
        <w:rPr>
          <w:rFonts w:hint="eastAsia"/>
        </w:rPr>
        <w:t>Physical Design)</w:t>
      </w:r>
      <w:r w:rsidRPr="00EF7F7E">
        <w:t xml:space="preserve">: </w:t>
      </w:r>
      <w:r w:rsidRPr="00EF7F7E">
        <w:t>實體性的設計</w:t>
      </w:r>
      <w:r w:rsidRPr="00EF7F7E">
        <w:t xml:space="preserve">, </w:t>
      </w:r>
      <w:r w:rsidRPr="00EF7F7E">
        <w:t>可分</w:t>
      </w:r>
      <w:r w:rsidRPr="00EF7F7E">
        <w:t>Pre-layout</w:t>
      </w:r>
      <w:r w:rsidRPr="00EF7F7E">
        <w:t>與</w:t>
      </w:r>
      <w:r w:rsidRPr="00EF7F7E">
        <w:t>Post-layout</w:t>
      </w:r>
      <w:r w:rsidRPr="00EF7F7E">
        <w:t>兩種模擬</w:t>
      </w:r>
      <w:r w:rsidRPr="00EF7F7E">
        <w:t xml:space="preserve">, </w:t>
      </w:r>
      <w:r w:rsidRPr="00EF7F7E">
        <w:t>其中</w:t>
      </w:r>
      <w:r w:rsidRPr="00EF7F7E">
        <w:t>Pre-layout</w:t>
      </w:r>
      <w:r w:rsidR="007E486F">
        <w:rPr>
          <w:rFonts w:hint="eastAsia"/>
        </w:rPr>
        <w:t>利用</w:t>
      </w:r>
      <w:r w:rsidR="007E486F">
        <w:rPr>
          <w:rFonts w:hint="eastAsia"/>
        </w:rPr>
        <w:t>LineSim</w:t>
      </w:r>
      <w:r w:rsidRPr="004159A5">
        <w:rPr>
          <w:color w:val="000000"/>
        </w:rPr>
        <w:t>進行板層</w:t>
      </w:r>
      <w:r w:rsidR="00AF7C6D" w:rsidRPr="004159A5">
        <w:rPr>
          <w:color w:val="000000"/>
        </w:rPr>
        <w:t>疊</w:t>
      </w:r>
      <w:r w:rsidR="00AF7C6D" w:rsidRPr="004159A5">
        <w:rPr>
          <w:color w:val="000000"/>
        </w:rPr>
        <w:lastRenderedPageBreak/>
        <w:t>構模擬</w:t>
      </w:r>
      <w:r w:rsidRPr="004159A5">
        <w:rPr>
          <w:color w:val="000000"/>
        </w:rPr>
        <w:t>設計</w:t>
      </w:r>
      <w:r w:rsidRPr="004159A5">
        <w:rPr>
          <w:color w:val="000000"/>
        </w:rPr>
        <w:t xml:space="preserve">, </w:t>
      </w:r>
      <w:r w:rsidRPr="004159A5">
        <w:rPr>
          <w:color w:val="000000"/>
        </w:rPr>
        <w:t>阻抗匹配</w:t>
      </w:r>
      <w:r w:rsidRPr="004159A5">
        <w:rPr>
          <w:color w:val="000000"/>
        </w:rPr>
        <w:t xml:space="preserve"> (</w:t>
      </w:r>
      <w:r w:rsidRPr="004159A5">
        <w:rPr>
          <w:color w:val="000000"/>
        </w:rPr>
        <w:t>走線寬度設計</w:t>
      </w:r>
      <w:r w:rsidRPr="004159A5">
        <w:rPr>
          <w:color w:val="000000"/>
        </w:rPr>
        <w:t>)</w:t>
      </w:r>
      <w:r w:rsidR="00F74251">
        <w:rPr>
          <w:rFonts w:hint="eastAsia"/>
          <w:color w:val="000000"/>
        </w:rPr>
        <w:t xml:space="preserve"> </w:t>
      </w:r>
      <w:r w:rsidRPr="004159A5">
        <w:rPr>
          <w:color w:val="000000"/>
        </w:rPr>
        <w:t>模擬</w:t>
      </w:r>
      <w:r w:rsidRPr="004159A5">
        <w:rPr>
          <w:color w:val="000000"/>
        </w:rPr>
        <w:t>,</w:t>
      </w:r>
      <w:r w:rsidR="00AF7C6D" w:rsidRPr="004159A5">
        <w:rPr>
          <w:color w:val="000000"/>
        </w:rPr>
        <w:t xml:space="preserve"> </w:t>
      </w:r>
      <w:r w:rsidR="00FE0E65" w:rsidRPr="004159A5">
        <w:rPr>
          <w:rFonts w:hint="eastAsia"/>
          <w:color w:val="000000"/>
        </w:rPr>
        <w:t>串</w:t>
      </w:r>
      <w:r w:rsidR="00AF7C6D" w:rsidRPr="004159A5">
        <w:rPr>
          <w:color w:val="000000"/>
        </w:rPr>
        <w:t>擾模擬</w:t>
      </w:r>
      <w:r w:rsidR="00F04036" w:rsidRPr="004159A5">
        <w:rPr>
          <w:rFonts w:hint="eastAsia"/>
          <w:color w:val="000000"/>
        </w:rPr>
        <w:t xml:space="preserve"> </w:t>
      </w:r>
      <w:r w:rsidR="00AF7C6D" w:rsidRPr="004159A5">
        <w:rPr>
          <w:color w:val="000000"/>
        </w:rPr>
        <w:t>(</w:t>
      </w:r>
      <w:r w:rsidR="00AF7C6D" w:rsidRPr="004159A5">
        <w:rPr>
          <w:color w:val="000000"/>
        </w:rPr>
        <w:t>走線間距設計</w:t>
      </w:r>
      <w:r w:rsidR="00AF7C6D" w:rsidRPr="004159A5">
        <w:rPr>
          <w:color w:val="000000"/>
        </w:rPr>
        <w:t>),</w:t>
      </w:r>
      <w:r w:rsidRPr="004159A5">
        <w:rPr>
          <w:color w:val="000000"/>
        </w:rPr>
        <w:t xml:space="preserve"> </w:t>
      </w:r>
      <w:r w:rsidR="00AF7C6D" w:rsidRPr="004159A5">
        <w:rPr>
          <w:color w:val="000000"/>
        </w:rPr>
        <w:t>零件佈局與走線的拓樸形態</w:t>
      </w:r>
      <w:r w:rsidR="00AF7C6D" w:rsidRPr="004159A5">
        <w:rPr>
          <w:color w:val="000000"/>
        </w:rPr>
        <w:t xml:space="preserve">, </w:t>
      </w:r>
      <w:r w:rsidR="00AF7C6D" w:rsidRPr="004159A5">
        <w:rPr>
          <w:color w:val="000000"/>
        </w:rPr>
        <w:t>地</w:t>
      </w:r>
      <w:r w:rsidR="008E1BD5" w:rsidRPr="004159A5">
        <w:rPr>
          <w:rFonts w:hint="eastAsia"/>
          <w:color w:val="000000"/>
        </w:rPr>
        <w:t>反</w:t>
      </w:r>
      <w:r w:rsidR="00AF7C6D" w:rsidRPr="004159A5">
        <w:rPr>
          <w:color w:val="000000"/>
        </w:rPr>
        <w:t>彈</w:t>
      </w:r>
      <w:r w:rsidR="00F04036" w:rsidRPr="004159A5">
        <w:rPr>
          <w:rFonts w:hint="eastAsia"/>
          <w:color w:val="000000"/>
        </w:rPr>
        <w:t xml:space="preserve"> </w:t>
      </w:r>
      <w:r w:rsidR="008E1BD5" w:rsidRPr="004159A5">
        <w:rPr>
          <w:rFonts w:hint="eastAsia"/>
          <w:color w:val="000000"/>
        </w:rPr>
        <w:t>(Ground Bounce)</w:t>
      </w:r>
      <w:r w:rsidR="007E486F" w:rsidRPr="004159A5">
        <w:rPr>
          <w:rFonts w:hint="eastAsia"/>
          <w:color w:val="000000"/>
        </w:rPr>
        <w:t>與</w:t>
      </w:r>
      <w:r w:rsidR="00AF7C6D" w:rsidRPr="004159A5">
        <w:rPr>
          <w:color w:val="000000"/>
        </w:rPr>
        <w:t>時序等</w:t>
      </w:r>
      <w:r w:rsidR="007E486F" w:rsidRPr="004159A5">
        <w:rPr>
          <w:color w:val="000000"/>
        </w:rPr>
        <w:t>分析</w:t>
      </w:r>
      <w:r w:rsidR="00AF7C6D" w:rsidRPr="004159A5">
        <w:rPr>
          <w:color w:val="000000"/>
        </w:rPr>
        <w:t xml:space="preserve">, </w:t>
      </w:r>
      <w:r w:rsidRPr="004159A5">
        <w:rPr>
          <w:color w:val="000000"/>
          <w:kern w:val="0"/>
        </w:rPr>
        <w:t>亦即先</w:t>
      </w:r>
      <w:r w:rsidR="006A2DEA" w:rsidRPr="004159A5">
        <w:rPr>
          <w:color w:val="000000"/>
          <w:kern w:val="0"/>
        </w:rPr>
        <w:t>找出</w:t>
      </w:r>
      <w:r w:rsidR="006C04AB" w:rsidRPr="004159A5">
        <w:rPr>
          <w:rFonts w:hint="eastAsia"/>
          <w:color w:val="000000"/>
          <w:kern w:val="0"/>
        </w:rPr>
        <w:t>L</w:t>
      </w:r>
      <w:r w:rsidRPr="004159A5">
        <w:rPr>
          <w:color w:val="000000"/>
          <w:kern w:val="0"/>
        </w:rPr>
        <w:t>ayout</w:t>
      </w:r>
      <w:r w:rsidRPr="004159A5">
        <w:rPr>
          <w:color w:val="000000"/>
          <w:kern w:val="0"/>
        </w:rPr>
        <w:t>的限制範圍值</w:t>
      </w:r>
      <w:r w:rsidR="00F04036" w:rsidRPr="004159A5">
        <w:rPr>
          <w:rFonts w:hint="eastAsia"/>
          <w:color w:val="000000"/>
          <w:kern w:val="0"/>
        </w:rPr>
        <w:t xml:space="preserve"> </w:t>
      </w:r>
      <w:r w:rsidR="006A2DEA" w:rsidRPr="004159A5">
        <w:rPr>
          <w:color w:val="000000"/>
          <w:kern w:val="0"/>
        </w:rPr>
        <w:t>(Constraint</w:t>
      </w:r>
      <w:r w:rsidR="007E486F" w:rsidRPr="004159A5">
        <w:rPr>
          <w:rFonts w:hint="eastAsia"/>
          <w:color w:val="000000"/>
          <w:kern w:val="0"/>
        </w:rPr>
        <w:t>s</w:t>
      </w:r>
      <w:r w:rsidR="006A2DEA" w:rsidRPr="004159A5">
        <w:rPr>
          <w:color w:val="000000"/>
          <w:kern w:val="0"/>
        </w:rPr>
        <w:t>)</w:t>
      </w:r>
      <w:r w:rsidRPr="004159A5">
        <w:rPr>
          <w:color w:val="000000"/>
          <w:kern w:val="0"/>
        </w:rPr>
        <w:t xml:space="preserve">, </w:t>
      </w:r>
      <w:r w:rsidRPr="004159A5">
        <w:rPr>
          <w:color w:val="000000"/>
        </w:rPr>
        <w:t>以得到系統多電</w:t>
      </w:r>
      <w:r w:rsidRPr="00EF7F7E">
        <w:t>源區域的零件</w:t>
      </w:r>
      <w:r w:rsidR="00AF7C6D" w:rsidRPr="00EF7F7E">
        <w:t>佈局</w:t>
      </w:r>
      <w:r w:rsidRPr="00EF7F7E">
        <w:t>策略與電源濾波電容的各種參數。</w:t>
      </w:r>
      <w:r w:rsidR="007E486F">
        <w:rPr>
          <w:rFonts w:hint="eastAsia"/>
        </w:rPr>
        <w:t>而</w:t>
      </w:r>
      <w:r w:rsidR="007E486F" w:rsidRPr="00EF7F7E">
        <w:t>Post-layout</w:t>
      </w:r>
      <w:r w:rsidR="007E486F">
        <w:rPr>
          <w:rFonts w:hint="eastAsia"/>
        </w:rPr>
        <w:t>則利用</w:t>
      </w:r>
      <w:r w:rsidR="007E486F">
        <w:rPr>
          <w:rFonts w:hint="eastAsia"/>
        </w:rPr>
        <w:t>BoardSim</w:t>
      </w:r>
      <w:r w:rsidR="007E486F">
        <w:rPr>
          <w:rFonts w:hint="eastAsia"/>
        </w:rPr>
        <w:t>進行</w:t>
      </w:r>
      <w:r w:rsidR="00AC2F94" w:rsidRPr="00EF7F7E">
        <w:t>信號的完整性</w:t>
      </w:r>
      <w:r w:rsidR="00F04036">
        <w:rPr>
          <w:rFonts w:hint="eastAsia"/>
        </w:rPr>
        <w:t xml:space="preserve"> </w:t>
      </w:r>
      <w:r w:rsidR="00AC2F94" w:rsidRPr="00EF7F7E">
        <w:t>(</w:t>
      </w:r>
      <w:r w:rsidR="00AC2F94">
        <w:rPr>
          <w:rFonts w:hint="eastAsia"/>
        </w:rPr>
        <w:t>Signal Integrity</w:t>
      </w:r>
      <w:r w:rsidR="00845B0E">
        <w:rPr>
          <w:rFonts w:hint="eastAsia"/>
        </w:rPr>
        <w:t xml:space="preserve"> or</w:t>
      </w:r>
      <w:r w:rsidR="00845B0E" w:rsidRPr="00845B0E">
        <w:t xml:space="preserve"> </w:t>
      </w:r>
      <w:r w:rsidR="00845B0E" w:rsidRPr="00EF7F7E">
        <w:t>SI</w:t>
      </w:r>
      <w:r w:rsidR="00AC2F94" w:rsidRPr="00EF7F7E">
        <w:t>)</w:t>
      </w:r>
      <w:r w:rsidR="00AC2F94" w:rsidRPr="00EF7F7E">
        <w:t>、電源的完整性</w:t>
      </w:r>
      <w:r w:rsidR="00AC2F94" w:rsidRPr="00EF7F7E">
        <w:t xml:space="preserve"> (</w:t>
      </w:r>
      <w:r w:rsidR="00AC2F94">
        <w:rPr>
          <w:rFonts w:hint="eastAsia"/>
        </w:rPr>
        <w:t>Power Integrity</w:t>
      </w:r>
      <w:r w:rsidR="00845B0E">
        <w:rPr>
          <w:rFonts w:hint="eastAsia"/>
        </w:rPr>
        <w:t xml:space="preserve"> or </w:t>
      </w:r>
      <w:r w:rsidR="00845B0E" w:rsidRPr="00EF7F7E">
        <w:t>PI</w:t>
      </w:r>
      <w:r w:rsidR="00AC2F94" w:rsidRPr="00EF7F7E">
        <w:t>)</w:t>
      </w:r>
      <w:r w:rsidR="00AC2F94" w:rsidRPr="00EF7F7E">
        <w:t>、溫度</w:t>
      </w:r>
      <w:r w:rsidR="00F04036">
        <w:rPr>
          <w:rFonts w:hint="eastAsia"/>
        </w:rPr>
        <w:t xml:space="preserve"> </w:t>
      </w:r>
      <w:r w:rsidR="00AC2F94" w:rsidRPr="00EF7F7E">
        <w:t>(</w:t>
      </w:r>
      <w:r w:rsidR="00AC2F94">
        <w:rPr>
          <w:rFonts w:hint="eastAsia"/>
        </w:rPr>
        <w:t>Temperature Analysis</w:t>
      </w:r>
      <w:r w:rsidR="003301FF" w:rsidRPr="003301FF">
        <w:rPr>
          <w:rFonts w:hint="eastAsia"/>
        </w:rPr>
        <w:t xml:space="preserve"> </w:t>
      </w:r>
      <w:r w:rsidR="003301FF">
        <w:rPr>
          <w:rFonts w:hint="eastAsia"/>
        </w:rPr>
        <w:t>or TA</w:t>
      </w:r>
      <w:r w:rsidR="00AC2F94">
        <w:rPr>
          <w:rFonts w:hint="eastAsia"/>
        </w:rPr>
        <w:t>)</w:t>
      </w:r>
      <w:r w:rsidR="00F74251">
        <w:rPr>
          <w:rFonts w:hint="eastAsia"/>
        </w:rPr>
        <w:t xml:space="preserve"> </w:t>
      </w:r>
      <w:r w:rsidR="00AC2F94">
        <w:rPr>
          <w:rFonts w:hint="eastAsia"/>
        </w:rPr>
        <w:t>與</w:t>
      </w:r>
      <w:r w:rsidR="00F74251">
        <w:rPr>
          <w:rFonts w:hint="eastAsia"/>
        </w:rPr>
        <w:t xml:space="preserve"> </w:t>
      </w:r>
      <w:r w:rsidR="00AC2F94">
        <w:rPr>
          <w:rFonts w:hint="eastAsia"/>
        </w:rPr>
        <w:t>EMC</w:t>
      </w:r>
      <w:r w:rsidR="00F04036">
        <w:rPr>
          <w:rFonts w:hint="eastAsia"/>
        </w:rPr>
        <w:t xml:space="preserve">  </w:t>
      </w:r>
      <w:r w:rsidR="00AC2F94">
        <w:rPr>
          <w:rFonts w:hint="eastAsia"/>
        </w:rPr>
        <w:t>(</w:t>
      </w:r>
      <w:r w:rsidR="00AC2F94">
        <w:rPr>
          <w:rFonts w:hint="eastAsia"/>
        </w:rPr>
        <w:t>電磁相容性</w:t>
      </w:r>
      <w:r w:rsidR="00AC2F94">
        <w:rPr>
          <w:rFonts w:hint="eastAsia"/>
        </w:rPr>
        <w:t>)</w:t>
      </w:r>
      <w:r w:rsidR="00F74251">
        <w:rPr>
          <w:rFonts w:hint="eastAsia"/>
        </w:rPr>
        <w:t xml:space="preserve"> </w:t>
      </w:r>
      <w:r w:rsidR="00AC2F94">
        <w:rPr>
          <w:rFonts w:hint="eastAsia"/>
        </w:rPr>
        <w:t>等</w:t>
      </w:r>
      <w:r w:rsidR="007E486F">
        <w:rPr>
          <w:rFonts w:hint="eastAsia"/>
        </w:rPr>
        <w:t>模擬</w:t>
      </w:r>
      <w:r w:rsidR="00FE0E65">
        <w:rPr>
          <w:rFonts w:hint="eastAsia"/>
        </w:rPr>
        <w:t>與</w:t>
      </w:r>
      <w:r w:rsidR="00AC2F94">
        <w:rPr>
          <w:rFonts w:hint="eastAsia"/>
        </w:rPr>
        <w:t>分析。</w:t>
      </w:r>
    </w:p>
    <w:p w:rsidR="00FF1DF8" w:rsidRPr="004159A5" w:rsidRDefault="00FF1DF8" w:rsidP="00FF1DF8">
      <w:pPr>
        <w:rPr>
          <w:kern w:val="0"/>
        </w:rPr>
      </w:pPr>
    </w:p>
    <w:p w:rsidR="00520541" w:rsidRDefault="00DC0B19">
      <w:pPr>
        <w:numPr>
          <w:ilvl w:val="0"/>
          <w:numId w:val="39"/>
        </w:numPr>
        <w:ind w:left="284" w:hanging="284"/>
        <w:rPr>
          <w:kern w:val="0"/>
        </w:rPr>
      </w:pPr>
      <w:r w:rsidRPr="00EF7F7E">
        <w:t>信</w:t>
      </w:r>
      <w:r w:rsidR="00CF4641" w:rsidRPr="00EF7F7E">
        <w:t>號完整性</w:t>
      </w:r>
      <w:r w:rsidR="00F04036">
        <w:rPr>
          <w:rFonts w:hint="eastAsia"/>
        </w:rPr>
        <w:t xml:space="preserve"> </w:t>
      </w:r>
      <w:r w:rsidR="00CF4641" w:rsidRPr="00EF7F7E">
        <w:t>(Signal Integrity</w:t>
      </w:r>
      <w:r w:rsidRPr="00EF7F7E">
        <w:t xml:space="preserve"> or SI</w:t>
      </w:r>
      <w:r w:rsidR="00CF4641" w:rsidRPr="00EF7F7E">
        <w:t>):</w:t>
      </w:r>
      <w:r w:rsidRPr="00EF7F7E">
        <w:t xml:space="preserve"> </w:t>
      </w:r>
      <w:r w:rsidRPr="00EF7F7E">
        <w:t>信號完整性主要著眼於分析串擾</w:t>
      </w:r>
      <w:r w:rsidR="00F04036">
        <w:rPr>
          <w:rFonts w:hint="eastAsia"/>
        </w:rPr>
        <w:t xml:space="preserve"> </w:t>
      </w:r>
      <w:r w:rsidR="006019F3" w:rsidRPr="00EF7F7E">
        <w:t>(</w:t>
      </w:r>
      <w:r w:rsidR="006019F3" w:rsidRPr="00EF7F7E">
        <w:rPr>
          <w:bCs/>
        </w:rPr>
        <w:t>Crosstalk</w:t>
      </w:r>
      <w:r w:rsidRPr="00EF7F7E">
        <w:rPr>
          <w:bCs/>
        </w:rPr>
        <w:t>),</w:t>
      </w:r>
      <w:r w:rsidR="00F04036">
        <w:rPr>
          <w:rFonts w:hint="eastAsia"/>
          <w:bCs/>
        </w:rPr>
        <w:t xml:space="preserve"> </w:t>
      </w:r>
      <w:r w:rsidRPr="00EF7F7E">
        <w:rPr>
          <w:bCs/>
        </w:rPr>
        <w:t>延遲</w:t>
      </w:r>
      <w:r w:rsidR="00F04036">
        <w:rPr>
          <w:rFonts w:hint="eastAsia"/>
          <w:bCs/>
        </w:rPr>
        <w:t xml:space="preserve"> </w:t>
      </w:r>
      <w:r w:rsidR="006019F3" w:rsidRPr="00EF7F7E">
        <w:rPr>
          <w:bCs/>
        </w:rPr>
        <w:t>(Delay</w:t>
      </w:r>
      <w:r w:rsidRPr="00EF7F7E">
        <w:rPr>
          <w:bCs/>
        </w:rPr>
        <w:t xml:space="preserve">), </w:t>
      </w:r>
      <w:r w:rsidR="006019F3" w:rsidRPr="00EF7F7E">
        <w:rPr>
          <w:bCs/>
        </w:rPr>
        <w:t>振鈴</w:t>
      </w:r>
      <w:r w:rsidR="006019F3" w:rsidRPr="00EF7F7E">
        <w:rPr>
          <w:bCs/>
        </w:rPr>
        <w:t>(</w:t>
      </w:r>
      <w:r w:rsidRPr="00EF7F7E">
        <w:rPr>
          <w:bCs/>
        </w:rPr>
        <w:t xml:space="preserve">Ringing), </w:t>
      </w:r>
      <w:r w:rsidR="006019F3" w:rsidRPr="00EF7F7E">
        <w:rPr>
          <w:bCs/>
        </w:rPr>
        <w:t>信號反射</w:t>
      </w:r>
      <w:r w:rsidR="00F04036">
        <w:rPr>
          <w:rFonts w:hint="eastAsia"/>
          <w:bCs/>
        </w:rPr>
        <w:t xml:space="preserve"> </w:t>
      </w:r>
      <w:r w:rsidR="006019F3" w:rsidRPr="00EF7F7E">
        <w:rPr>
          <w:bCs/>
        </w:rPr>
        <w:t>(</w:t>
      </w:r>
      <w:r w:rsidRPr="00EF7F7E">
        <w:rPr>
          <w:bCs/>
        </w:rPr>
        <w:t xml:space="preserve">Signal </w:t>
      </w:r>
      <w:r w:rsidR="00F04036">
        <w:rPr>
          <w:rFonts w:hint="eastAsia"/>
          <w:bCs/>
        </w:rPr>
        <w:t>R</w:t>
      </w:r>
      <w:r w:rsidRPr="00EF7F7E">
        <w:rPr>
          <w:bCs/>
        </w:rPr>
        <w:t xml:space="preserve">eflection), </w:t>
      </w:r>
      <w:r w:rsidR="006019F3" w:rsidRPr="00EF7F7E">
        <w:rPr>
          <w:bCs/>
        </w:rPr>
        <w:t>地反彈</w:t>
      </w:r>
      <w:r w:rsidR="00F04036">
        <w:rPr>
          <w:rFonts w:hint="eastAsia"/>
          <w:bCs/>
        </w:rPr>
        <w:t xml:space="preserve"> </w:t>
      </w:r>
      <w:r w:rsidR="006019F3" w:rsidRPr="00EF7F7E">
        <w:rPr>
          <w:bCs/>
        </w:rPr>
        <w:t>(</w:t>
      </w:r>
      <w:r w:rsidRPr="00EF7F7E">
        <w:rPr>
          <w:bCs/>
        </w:rPr>
        <w:t xml:space="preserve">Ground </w:t>
      </w:r>
      <w:r w:rsidR="00AC7ECD">
        <w:rPr>
          <w:rFonts w:hint="eastAsia"/>
          <w:bCs/>
        </w:rPr>
        <w:t>B</w:t>
      </w:r>
      <w:r w:rsidR="009E06D0">
        <w:rPr>
          <w:bCs/>
        </w:rPr>
        <w:t>ounce</w:t>
      </w:r>
      <w:r w:rsidRPr="00EF7F7E">
        <w:rPr>
          <w:bCs/>
        </w:rPr>
        <w:t>)</w:t>
      </w:r>
      <w:r w:rsidR="006B26CF">
        <w:rPr>
          <w:rFonts w:hint="eastAsia"/>
          <w:bCs/>
        </w:rPr>
        <w:t xml:space="preserve"> </w:t>
      </w:r>
      <w:r w:rsidRPr="00EF7F7E">
        <w:rPr>
          <w:bCs/>
        </w:rPr>
        <w:t>等異常干擾</w:t>
      </w:r>
      <w:r w:rsidR="006019F3" w:rsidRPr="00EF7F7E">
        <w:rPr>
          <w:bCs/>
        </w:rPr>
        <w:t xml:space="preserve">, </w:t>
      </w:r>
      <w:r w:rsidRPr="00EF7F7E">
        <w:rPr>
          <w:bCs/>
        </w:rPr>
        <w:t>對信號影響的程度。</w:t>
      </w:r>
      <w:r w:rsidR="006C04AB">
        <w:rPr>
          <w:rFonts w:hint="eastAsia"/>
          <w:bCs/>
        </w:rPr>
        <w:t xml:space="preserve"> </w:t>
      </w:r>
      <w:r w:rsidR="007957F5" w:rsidRPr="00EF7F7E">
        <w:t>而進行</w:t>
      </w:r>
      <w:r w:rsidR="007957F5" w:rsidRPr="00EF7F7E">
        <w:t>SI</w:t>
      </w:r>
      <w:r w:rsidR="007957F5" w:rsidRPr="00EF7F7E">
        <w:t>分析時</w:t>
      </w:r>
      <w:r w:rsidR="007957F5" w:rsidRPr="00EF7F7E">
        <w:t xml:space="preserve">, </w:t>
      </w:r>
      <w:r w:rsidR="007957F5" w:rsidRPr="00EF7F7E">
        <w:t>通過</w:t>
      </w:r>
      <w:r w:rsidR="007957F5" w:rsidRPr="00EF7F7E">
        <w:t>LineSim</w:t>
      </w:r>
      <w:r w:rsidR="007957F5" w:rsidRPr="00EF7F7E">
        <w:t>和</w:t>
      </w:r>
      <w:r w:rsidR="007957F5" w:rsidRPr="00EF7F7E">
        <w:t>BoardSim</w:t>
      </w:r>
      <w:r w:rsidR="007957F5" w:rsidRPr="00EF7F7E">
        <w:t>的互動式使用</w:t>
      </w:r>
      <w:r w:rsidR="007957F5" w:rsidRPr="00EF7F7E">
        <w:t xml:space="preserve">, </w:t>
      </w:r>
      <w:r w:rsidR="007957F5" w:rsidRPr="00EF7F7E">
        <w:t>可以分析</w:t>
      </w:r>
      <w:r w:rsidR="007957F5" w:rsidRPr="00EF7F7E">
        <w:t>PCB</w:t>
      </w:r>
      <w:r w:rsidR="007957F5" w:rsidRPr="00EF7F7E">
        <w:t>疊層設計及實際的佈局佈線</w:t>
      </w:r>
      <w:r w:rsidR="007957F5" w:rsidRPr="00EF7F7E">
        <w:t xml:space="preserve">, </w:t>
      </w:r>
      <w:r w:rsidR="007957F5" w:rsidRPr="00EF7F7E">
        <w:t>以及分析信號的傳輸性與串擾</w:t>
      </w:r>
      <w:r w:rsidR="007957F5" w:rsidRPr="00EF7F7E">
        <w:t xml:space="preserve">, </w:t>
      </w:r>
      <w:r w:rsidR="007957F5" w:rsidRPr="00EF7F7E">
        <w:t>來保證系統電路</w:t>
      </w:r>
      <w:r w:rsidR="006C04AB">
        <w:rPr>
          <w:rFonts w:hint="eastAsia"/>
        </w:rPr>
        <w:t>的</w:t>
      </w:r>
      <w:r w:rsidR="006C04AB">
        <w:t>高速</w:t>
      </w:r>
      <w:r w:rsidR="007957F5" w:rsidRPr="00EF7F7E">
        <w:t>傳輸特性。其中</w:t>
      </w:r>
      <w:r w:rsidR="007957F5" w:rsidRPr="00EF7F7E">
        <w:t>, BoardSim</w:t>
      </w:r>
      <w:r w:rsidR="007957F5" w:rsidRPr="00EF7F7E">
        <w:t>還可進行多板模擬和接插件模擬，從系統整體角度考慮串擾強度、阻抗連續性與整個信號網路的完整性問題。</w:t>
      </w:r>
    </w:p>
    <w:p w:rsidR="003E61C3" w:rsidRDefault="003E61C3" w:rsidP="003E61C3">
      <w:pPr>
        <w:ind w:left="284"/>
        <w:rPr>
          <w:kern w:val="0"/>
        </w:rPr>
      </w:pPr>
    </w:p>
    <w:p w:rsidR="00520541" w:rsidRDefault="00CF4641">
      <w:pPr>
        <w:numPr>
          <w:ilvl w:val="0"/>
          <w:numId w:val="39"/>
        </w:numPr>
        <w:ind w:left="284" w:hanging="284"/>
        <w:rPr>
          <w:kern w:val="0"/>
        </w:rPr>
      </w:pPr>
      <w:r w:rsidRPr="00EF7F7E">
        <w:t>電磁相容</w:t>
      </w:r>
      <w:r w:rsidRPr="00EF7F7E">
        <w:t xml:space="preserve"> (Electromagnetic Compatible or EMC): EMC</w:t>
      </w:r>
      <w:r w:rsidRPr="00EF7F7E">
        <w:t>是指當電機與電子裝置彼此所產生之雜訊不</w:t>
      </w:r>
      <w:bookmarkStart w:id="12" w:name="OLE_LINK2"/>
      <w:r w:rsidRPr="00EF7F7E">
        <w:t>干擾</w:t>
      </w:r>
      <w:bookmarkEnd w:id="12"/>
      <w:r w:rsidRPr="00EF7F7E">
        <w:t>其他裝置之</w:t>
      </w:r>
      <w:r w:rsidR="007957F5" w:rsidRPr="00EF7F7E">
        <w:t>相容</w:t>
      </w:r>
      <w:r w:rsidRPr="00EF7F7E">
        <w:t>性</w:t>
      </w:r>
      <w:r w:rsidRPr="00EF7F7E">
        <w:t xml:space="preserve">, </w:t>
      </w:r>
      <w:r w:rsidRPr="00EF7F7E">
        <w:t>主</w:t>
      </w:r>
      <w:r w:rsidR="007957F5" w:rsidRPr="00EF7F7E">
        <w:t>要</w:t>
      </w:r>
      <w:r w:rsidRPr="00EF7F7E">
        <w:t>分</w:t>
      </w:r>
      <w:r w:rsidRPr="00EF7F7E">
        <w:t>EMI</w:t>
      </w:r>
      <w:r w:rsidR="008E1BD5" w:rsidRPr="008E1BD5">
        <w:t xml:space="preserve"> </w:t>
      </w:r>
      <w:r w:rsidR="008E1BD5">
        <w:rPr>
          <w:rFonts w:hint="eastAsia"/>
        </w:rPr>
        <w:t>(</w:t>
      </w:r>
      <w:r w:rsidR="008E1BD5" w:rsidRPr="00EF7F7E">
        <w:t>Electromagnetic Interference</w:t>
      </w:r>
      <w:r w:rsidRPr="00EF7F7E">
        <w:t xml:space="preserve">) </w:t>
      </w:r>
      <w:r w:rsidR="00B56038">
        <w:rPr>
          <w:rFonts w:hint="eastAsia"/>
        </w:rPr>
        <w:t>與</w:t>
      </w:r>
      <w:r w:rsidR="008E1BD5" w:rsidRPr="00EF7F7E">
        <w:t>EMS</w:t>
      </w:r>
      <w:r w:rsidR="00F04036">
        <w:rPr>
          <w:rFonts w:hint="eastAsia"/>
        </w:rPr>
        <w:t xml:space="preserve"> </w:t>
      </w:r>
      <w:r w:rsidR="00B56038">
        <w:rPr>
          <w:rFonts w:hint="eastAsia"/>
        </w:rPr>
        <w:t>(</w:t>
      </w:r>
      <w:r w:rsidRPr="00EF7F7E">
        <w:t xml:space="preserve">Electromagnetic Susceptibility) </w:t>
      </w:r>
      <w:r w:rsidRPr="00EF7F7E">
        <w:t>兩大類別</w:t>
      </w:r>
      <w:r w:rsidRPr="00EF7F7E">
        <w:t xml:space="preserve">, </w:t>
      </w:r>
      <w:r w:rsidRPr="00EF7F7E">
        <w:t>而藉助</w:t>
      </w:r>
      <w:r w:rsidRPr="00EF7F7E">
        <w:t>EDA</w:t>
      </w:r>
      <w:r w:rsidRPr="00EF7F7E">
        <w:t>工具軟體</w:t>
      </w:r>
      <w:r w:rsidRPr="00EF7F7E">
        <w:t xml:space="preserve">, </w:t>
      </w:r>
      <w:r w:rsidRPr="00EF7F7E">
        <w:t>可及早發現</w:t>
      </w:r>
      <w:r w:rsidRPr="00EF7F7E">
        <w:t>EM</w:t>
      </w:r>
      <w:r w:rsidR="007957F5" w:rsidRPr="00EF7F7E">
        <w:t>C</w:t>
      </w:r>
      <w:r w:rsidR="007957F5" w:rsidRPr="00EF7F7E">
        <w:t>的</w:t>
      </w:r>
      <w:r w:rsidRPr="00EF7F7E">
        <w:t>問題並採取對策</w:t>
      </w:r>
      <w:r w:rsidRPr="00EF7F7E">
        <w:t xml:space="preserve">, </w:t>
      </w:r>
      <w:r w:rsidRPr="00EF7F7E">
        <w:t>以降低除錯成本</w:t>
      </w:r>
      <w:r w:rsidRPr="00EF7F7E">
        <w:t xml:space="preserve">, </w:t>
      </w:r>
      <w:r w:rsidRPr="00EF7F7E">
        <w:t>其中</w:t>
      </w:r>
      <w:r w:rsidRPr="00EF7F7E">
        <w:t>EMI</w:t>
      </w:r>
      <w:r w:rsidRPr="00EF7F7E">
        <w:t>主要是使用了高頻波能量和訊號調製</w:t>
      </w:r>
      <w:r w:rsidRPr="00EF7F7E">
        <w:t xml:space="preserve"> (</w:t>
      </w:r>
      <w:r w:rsidRPr="00EF7F7E">
        <w:t>一般為</w:t>
      </w:r>
      <w:r w:rsidRPr="00EF7F7E">
        <w:t>G</w:t>
      </w:r>
      <w:r w:rsidR="00B56038">
        <w:rPr>
          <w:rFonts w:hint="eastAsia"/>
        </w:rPr>
        <w:t>H</w:t>
      </w:r>
      <w:r w:rsidRPr="00EF7F7E">
        <w:t>z</w:t>
      </w:r>
      <w:r w:rsidR="006C04AB">
        <w:rPr>
          <w:rFonts w:hint="eastAsia"/>
        </w:rPr>
        <w:t>級</w:t>
      </w:r>
      <w:r w:rsidRPr="00EF7F7E">
        <w:t>的</w:t>
      </w:r>
      <w:r w:rsidRPr="00EF7F7E">
        <w:t>3C</w:t>
      </w:r>
      <w:r w:rsidRPr="00EF7F7E">
        <w:t>產品</w:t>
      </w:r>
      <w:r w:rsidRPr="00EF7F7E">
        <w:t xml:space="preserve">), </w:t>
      </w:r>
      <w:r w:rsidRPr="00EF7F7E">
        <w:t>從傳輸媒介中洩露出的輻射</w:t>
      </w:r>
      <w:r w:rsidRPr="00EF7F7E">
        <w:t xml:space="preserve">, </w:t>
      </w:r>
      <w:r w:rsidRPr="00EF7F7E">
        <w:t>需採用適當的遮罩來降低電磁的干擾。</w:t>
      </w:r>
      <w:r w:rsidRPr="00EF7F7E">
        <w:t xml:space="preserve"> </w:t>
      </w:r>
      <w:r w:rsidRPr="00EF7F7E">
        <w:t>而</w:t>
      </w:r>
      <w:r w:rsidRPr="00EF7F7E">
        <w:t>EMS</w:t>
      </w:r>
      <w:r w:rsidRPr="00EF7F7E">
        <w:t>則是受外部裝置干擾時</w:t>
      </w:r>
      <w:r w:rsidRPr="00EF7F7E">
        <w:t xml:space="preserve">, </w:t>
      </w:r>
      <w:r w:rsidRPr="00EF7F7E">
        <w:t>須提高其耐受性的處理</w:t>
      </w:r>
      <w:r w:rsidRPr="00EF7F7E">
        <w:t xml:space="preserve">, </w:t>
      </w:r>
      <w:r w:rsidRPr="00EF7F7E">
        <w:t>一般工業控制器都得通過的</w:t>
      </w:r>
      <w:r w:rsidRPr="00EF7F7E">
        <w:t>EMS</w:t>
      </w:r>
      <w:r w:rsidRPr="00EF7F7E">
        <w:t>測試包括</w:t>
      </w:r>
      <w:r w:rsidRPr="00EF7F7E">
        <w:t xml:space="preserve"> Electro-Static Discharge (ESD), Electrical Fast Transient (EFT), Conductive Susceptibility (CS),</w:t>
      </w:r>
      <w:r w:rsidR="00B56038">
        <w:rPr>
          <w:rFonts w:hint="eastAsia"/>
        </w:rPr>
        <w:t xml:space="preserve"> Surge,</w:t>
      </w:r>
      <w:r w:rsidR="005F1AEA">
        <w:rPr>
          <w:rFonts w:hint="eastAsia"/>
        </w:rPr>
        <w:t xml:space="preserve"> </w:t>
      </w:r>
      <w:r w:rsidRPr="00EF7F7E">
        <w:t>…</w:t>
      </w:r>
      <w:r w:rsidRPr="00EF7F7E">
        <w:t>等</w:t>
      </w:r>
      <w:r w:rsidR="00B56038">
        <w:rPr>
          <w:rFonts w:hint="eastAsia"/>
        </w:rPr>
        <w:t>等</w:t>
      </w:r>
      <w:r w:rsidRPr="00EF7F7E">
        <w:t>。</w:t>
      </w:r>
      <w:r w:rsidR="007957F5" w:rsidRPr="00EF7F7E">
        <w:t xml:space="preserve"> </w:t>
      </w:r>
      <w:r w:rsidRPr="00EF7F7E">
        <w:t>其中</w:t>
      </w:r>
      <w:r w:rsidRPr="00EF7F7E">
        <w:t xml:space="preserve">EFT </w:t>
      </w:r>
      <w:r w:rsidR="00B56038">
        <w:rPr>
          <w:rFonts w:hint="eastAsia"/>
        </w:rPr>
        <w:t>則</w:t>
      </w:r>
      <w:r w:rsidRPr="00EF7F7E">
        <w:t>包括</w:t>
      </w:r>
      <w:r w:rsidR="00B56038">
        <w:rPr>
          <w:rFonts w:hint="eastAsia"/>
        </w:rPr>
        <w:t>從</w:t>
      </w:r>
      <w:r w:rsidRPr="00EF7F7E">
        <w:t>電</w:t>
      </w:r>
      <w:r w:rsidR="002A1F26">
        <w:rPr>
          <w:rFonts w:hint="eastAsia"/>
        </w:rPr>
        <w:t>源</w:t>
      </w:r>
      <w:r w:rsidRPr="00EF7F7E">
        <w:t>端及</w:t>
      </w:r>
      <w:r w:rsidRPr="00EF7F7E">
        <w:t>I</w:t>
      </w:r>
      <w:r w:rsidR="00B56038">
        <w:rPr>
          <w:rFonts w:hint="eastAsia"/>
        </w:rPr>
        <w:t>/</w:t>
      </w:r>
      <w:r w:rsidRPr="00EF7F7E">
        <w:t>O</w:t>
      </w:r>
      <w:r w:rsidRPr="00EF7F7E">
        <w:t>端</w:t>
      </w:r>
      <w:r w:rsidR="00B56038" w:rsidRPr="00EF7F7E">
        <w:t>輸入</w:t>
      </w:r>
      <w:r w:rsidRPr="00EF7F7E">
        <w:t>干擾源</w:t>
      </w:r>
      <w:r w:rsidR="00B56038">
        <w:rPr>
          <w:rFonts w:hint="eastAsia"/>
        </w:rPr>
        <w:t>測試</w:t>
      </w:r>
      <w:r w:rsidR="006C04AB">
        <w:rPr>
          <w:rFonts w:hint="eastAsia"/>
        </w:rPr>
        <w:t>。</w:t>
      </w:r>
    </w:p>
    <w:p w:rsidR="004159A5" w:rsidRPr="00FE1EA3" w:rsidRDefault="000368AF" w:rsidP="00FE1EA3">
      <w:pPr>
        <w:pStyle w:val="1"/>
        <w:numPr>
          <w:ilvl w:val="0"/>
          <w:numId w:val="38"/>
        </w:numPr>
        <w:rPr>
          <w:rFonts w:ascii="Times New Roman" w:hAnsi="Times New Roman"/>
        </w:rPr>
      </w:pPr>
      <w:bookmarkStart w:id="13" w:name="_Toc298847913"/>
      <w:bookmarkStart w:id="14" w:name="_Toc301450399"/>
      <w:r w:rsidRPr="00EF7F7E">
        <w:rPr>
          <w:rFonts w:ascii="Times New Roman" w:hAnsi="Times New Roman"/>
        </w:rPr>
        <w:t>邏輯設計</w:t>
      </w:r>
      <w:bookmarkEnd w:id="13"/>
      <w:bookmarkEnd w:id="14"/>
    </w:p>
    <w:p w:rsidR="00520541" w:rsidRDefault="006E6641">
      <w:pPr>
        <w:ind w:firstLine="480"/>
        <w:rPr>
          <w:lang w:val="fr-CI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left:0;text-align:left;margin-left:219.6pt;margin-top:14.4pt;width:219.15pt;height:317.9pt;z-index:251656192;mso-position-horizontal-relative:margin;mso-position-vertical-relative:margin;mso-width-relative:margin;mso-height-relative:margin">
            <v:textbox style="mso-next-textbox:#_x0000_s1032">
              <w:txbxContent>
                <w:p w:rsidR="000E260D" w:rsidRDefault="00817DCB" w:rsidP="00C17D73">
                  <w:pPr>
                    <w:rPr>
                      <w:rFonts w:ascii="新細明體" w:hAnsi="新細明體"/>
                    </w:rPr>
                  </w:pPr>
                  <w:r w:rsidRPr="006E6641">
                    <w:rPr>
                      <w:rFonts w:ascii="新細明體" w:hAnsi="新細明體"/>
                    </w:rPr>
                    <w:pi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6" type="#_x0000_t75" style="width:204pt;height:281.25pt">
                        <v:imagedata r:id="rId18" o:title="pcb_old_flow1"/>
                      </v:shape>
                    </w:pict>
                  </w:r>
                </w:p>
                <w:p w:rsidR="000E260D" w:rsidRPr="00164EDF" w:rsidRDefault="000E260D" w:rsidP="008732F6">
                  <w:pPr>
                    <w:pStyle w:val="Figure"/>
                    <w:ind w:leftChars="0" w:firstLineChars="300" w:firstLine="720"/>
                  </w:pPr>
                  <w:bookmarkStart w:id="15" w:name="_Ref297883580"/>
                  <w:bookmarkStart w:id="16" w:name="_Toc298344161"/>
                  <w:bookmarkStart w:id="17" w:name="_Toc298847901"/>
                  <w:bookmarkStart w:id="18" w:name="_Toc301450385"/>
                  <w:r>
                    <w:rPr>
                      <w:rFonts w:hint="eastAsia"/>
                    </w:rPr>
                    <w:t>圖</w:t>
                  </w:r>
                  <w:bookmarkEnd w:id="15"/>
                  <w:r w:rsidR="003339CF">
                    <w:rPr>
                      <w:rFonts w:hint="eastAsia"/>
                    </w:rPr>
                    <w:t xml:space="preserve"> </w:t>
                  </w:r>
                  <w:r w:rsidR="006E6641">
                    <w:fldChar w:fldCharType="begin"/>
                  </w:r>
                  <w:r w:rsidR="003339CF">
                    <w:instrText xml:space="preserve"> </w:instrText>
                  </w:r>
                  <w:r w:rsidR="003339CF">
                    <w:rPr>
                      <w:rFonts w:hint="eastAsia"/>
                    </w:rPr>
                    <w:instrText xml:space="preserve">SEQ </w:instrText>
                  </w:r>
                  <w:r w:rsidR="003339CF">
                    <w:rPr>
                      <w:rFonts w:hint="eastAsia"/>
                    </w:rPr>
                    <w:instrText>圖表</w:instrText>
                  </w:r>
                  <w:r w:rsidR="003339CF">
                    <w:rPr>
                      <w:rFonts w:hint="eastAsia"/>
                    </w:rPr>
                    <w:instrText xml:space="preserve"> \* ARABIC</w:instrText>
                  </w:r>
                  <w:r w:rsidR="003339CF">
                    <w:instrText xml:space="preserve"> </w:instrText>
                  </w:r>
                  <w:r w:rsidR="006E6641">
                    <w:fldChar w:fldCharType="separate"/>
                  </w:r>
                  <w:r w:rsidR="0054414A">
                    <w:rPr>
                      <w:noProof/>
                    </w:rPr>
                    <w:t>1</w:t>
                  </w:r>
                  <w:r w:rsidR="006E6641">
                    <w:fldChar w:fldCharType="end"/>
                  </w:r>
                  <w:r>
                    <w:rPr>
                      <w:rFonts w:hint="eastAsia"/>
                    </w:rPr>
                    <w:t xml:space="preserve">. </w:t>
                  </w:r>
                  <w:r>
                    <w:rPr>
                      <w:rFonts w:hint="eastAsia"/>
                    </w:rPr>
                    <w:t>傳統</w:t>
                  </w:r>
                  <w:r>
                    <w:rPr>
                      <w:rFonts w:hint="eastAsia"/>
                    </w:rPr>
                    <w:t>PCB</w:t>
                  </w:r>
                  <w:r w:rsidR="008732F6">
                    <w:rPr>
                      <w:rFonts w:hint="eastAsia"/>
                    </w:rPr>
                    <w:t>之</w:t>
                  </w:r>
                  <w:r>
                    <w:rPr>
                      <w:rFonts w:hint="eastAsia"/>
                    </w:rPr>
                    <w:t>設計流程</w:t>
                  </w:r>
                  <w:bookmarkEnd w:id="16"/>
                  <w:bookmarkEnd w:id="17"/>
                  <w:bookmarkEnd w:id="18"/>
                </w:p>
              </w:txbxContent>
            </v:textbox>
            <w10:wrap type="square" anchorx="margin" anchory="margin"/>
          </v:shape>
        </w:pict>
      </w:r>
      <w:r w:rsidR="00C17D73" w:rsidRPr="00EF7F7E">
        <w:t>一般傳統</w:t>
      </w:r>
      <w:r w:rsidR="00C17D73" w:rsidRPr="00EF7F7E">
        <w:t>PCB</w:t>
      </w:r>
      <w:r w:rsidR="00C17D73" w:rsidRPr="00EF7F7E">
        <w:t>的邏輯設計程序如</w:t>
      </w:r>
      <w:fldSimple w:instr=" REF _Ref297883580 \h  \* MERGEFORMAT ">
        <w:r w:rsidR="0054414A">
          <w:rPr>
            <w:rFonts w:hint="eastAsia"/>
          </w:rPr>
          <w:t>圖</w:t>
        </w:r>
      </w:fldSimple>
      <w:r w:rsidR="00897D5B" w:rsidRPr="00EF7F7E">
        <w:t>1</w:t>
      </w:r>
      <w:r w:rsidR="00C17D73" w:rsidRPr="00EF7F7E">
        <w:t>左半邊流程</w:t>
      </w:r>
      <w:r w:rsidR="00C0101E" w:rsidRPr="00EF7F7E">
        <w:t>所示</w:t>
      </w:r>
      <w:r w:rsidR="00C17D73" w:rsidRPr="00EF7F7E">
        <w:t xml:space="preserve">, </w:t>
      </w:r>
      <w:r w:rsidR="00C17D73" w:rsidRPr="00EF7F7E">
        <w:t>即產品單位提出規格</w:t>
      </w:r>
      <w:r w:rsidR="00C17D73" w:rsidRPr="00EF7F7E">
        <w:t xml:space="preserve"> (Specification In), </w:t>
      </w:r>
      <w:r w:rsidR="00C17D73" w:rsidRPr="00EF7F7E">
        <w:t>經研發單位確認整理產出規格</w:t>
      </w:r>
      <w:r w:rsidR="00C17D73" w:rsidRPr="00EF7F7E">
        <w:t xml:space="preserve"> (Specification Out)</w:t>
      </w:r>
      <w:r w:rsidR="00C17D73" w:rsidRPr="00EF7F7E">
        <w:t>後</w:t>
      </w:r>
      <w:r w:rsidR="00C17D73" w:rsidRPr="00EF7F7E">
        <w:t xml:space="preserve">, </w:t>
      </w:r>
      <w:r w:rsidR="00C17D73" w:rsidRPr="00EF7F7E">
        <w:t>即直接採扁平式設計的方式</w:t>
      </w:r>
      <w:r w:rsidR="00C17D73" w:rsidRPr="00EF7F7E">
        <w:t xml:space="preserve">, </w:t>
      </w:r>
      <w:r w:rsidR="006C04AB">
        <w:rPr>
          <w:rFonts w:hint="eastAsia"/>
        </w:rPr>
        <w:t>經</w:t>
      </w:r>
      <w:r w:rsidR="00C17D73" w:rsidRPr="00EF7F7E">
        <w:rPr>
          <w:lang w:val="fr-CI"/>
        </w:rPr>
        <w:t>零件佈局</w:t>
      </w:r>
      <w:r w:rsidR="00C17D73" w:rsidRPr="00EF7F7E">
        <w:t>→</w:t>
      </w:r>
      <w:r w:rsidR="00C17D73" w:rsidRPr="00EF7F7E">
        <w:rPr>
          <w:lang w:val="fr-CI"/>
        </w:rPr>
        <w:t>手動拉線</w:t>
      </w:r>
      <w:r w:rsidR="00C17D73" w:rsidRPr="00EF7F7E">
        <w:t>→</w:t>
      </w:r>
      <w:r w:rsidR="00C17D73" w:rsidRPr="00EF7F7E">
        <w:rPr>
          <w:lang w:val="fr-CI"/>
        </w:rPr>
        <w:t>產生</w:t>
      </w:r>
      <w:r w:rsidR="00C17D73" w:rsidRPr="00EF7F7E">
        <w:t>N</w:t>
      </w:r>
      <w:r w:rsidR="00410A32">
        <w:rPr>
          <w:rFonts w:hint="eastAsia"/>
        </w:rPr>
        <w:t>etlist</w:t>
      </w:r>
      <w:r w:rsidR="00C17D73" w:rsidRPr="00EF7F7E">
        <w:rPr>
          <w:lang w:val="fr-CI"/>
        </w:rPr>
        <w:t>檔後</w:t>
      </w:r>
      <w:r w:rsidR="00C17D73" w:rsidRPr="00EF7F7E">
        <w:t xml:space="preserve">, </w:t>
      </w:r>
      <w:r w:rsidR="00C17D73" w:rsidRPr="00EF7F7E">
        <w:rPr>
          <w:lang w:val="fr-CI"/>
        </w:rPr>
        <w:t>再進入</w:t>
      </w:r>
      <w:r w:rsidR="00C17D73" w:rsidRPr="00EF7F7E">
        <w:t>實體</w:t>
      </w:r>
      <w:r w:rsidR="00C17D73" w:rsidRPr="00EF7F7E">
        <w:rPr>
          <w:lang w:val="fr-CI"/>
        </w:rPr>
        <w:t>設計階段</w:t>
      </w:r>
      <w:r w:rsidR="00C17D73" w:rsidRPr="00EF7F7E">
        <w:t xml:space="preserve">, </w:t>
      </w:r>
      <w:r w:rsidR="00C17D73" w:rsidRPr="00EF7F7E">
        <w:rPr>
          <w:lang w:val="fr-CI"/>
        </w:rPr>
        <w:t>但如此</w:t>
      </w:r>
      <w:r w:rsidR="00410A32">
        <w:rPr>
          <w:rFonts w:hint="eastAsia"/>
          <w:lang w:val="fr-CI"/>
        </w:rPr>
        <w:t>做</w:t>
      </w:r>
      <w:r w:rsidR="00C17D73" w:rsidRPr="00EF7F7E">
        <w:rPr>
          <w:lang w:val="fr-CI"/>
        </w:rPr>
        <w:t>法往往在</w:t>
      </w:r>
      <w:r w:rsidR="00C17D73" w:rsidRPr="00EF7F7E">
        <w:t>MPU/CPU</w:t>
      </w:r>
      <w:r w:rsidR="00C17D73" w:rsidRPr="00EF7F7E">
        <w:rPr>
          <w:lang w:val="fr-CI"/>
        </w:rPr>
        <w:t>的頻率</w:t>
      </w:r>
      <w:r w:rsidR="004159A5">
        <w:rPr>
          <w:rFonts w:hint="eastAsia"/>
          <w:lang w:val="fr-CI"/>
        </w:rPr>
        <w:t xml:space="preserve"> </w:t>
      </w:r>
      <w:r w:rsidR="006C04AB">
        <w:rPr>
          <w:rFonts w:ascii="新細明體" w:hAnsi="新細明體" w:hint="eastAsia"/>
          <w:lang w:val="fr-CI"/>
        </w:rPr>
        <w:t>≧</w:t>
      </w:r>
      <w:r w:rsidR="004159A5">
        <w:rPr>
          <w:rFonts w:ascii="新細明體" w:hAnsi="新細明體" w:hint="eastAsia"/>
          <w:lang w:val="fr-CI"/>
        </w:rPr>
        <w:t xml:space="preserve"> </w:t>
      </w:r>
      <w:r w:rsidR="006C04AB">
        <w:rPr>
          <w:rFonts w:ascii="新細明體" w:hAnsi="新細明體" w:hint="eastAsia"/>
          <w:lang w:val="fr-CI"/>
        </w:rPr>
        <w:t>100</w:t>
      </w:r>
      <w:r w:rsidR="00C17D73" w:rsidRPr="00EF7F7E">
        <w:t>MHz</w:t>
      </w:r>
      <w:r w:rsidR="00C17D73" w:rsidRPr="00EF7F7E">
        <w:rPr>
          <w:lang w:val="fr-CI"/>
        </w:rPr>
        <w:t>後</w:t>
      </w:r>
      <w:r w:rsidR="00C17D73" w:rsidRPr="00EF7F7E">
        <w:t xml:space="preserve">, </w:t>
      </w:r>
      <w:r w:rsidR="00C17D73" w:rsidRPr="00EF7F7E">
        <w:rPr>
          <w:lang w:val="fr-CI"/>
        </w:rPr>
        <w:t>因信號的複雜或互擾</w:t>
      </w:r>
      <w:r w:rsidR="00C17D73" w:rsidRPr="00EF7F7E">
        <w:rPr>
          <w:lang w:val="fr-CI"/>
        </w:rPr>
        <w:t xml:space="preserve">, </w:t>
      </w:r>
      <w:r w:rsidR="00C17D73" w:rsidRPr="00EF7F7E">
        <w:rPr>
          <w:lang w:val="fr-CI"/>
        </w:rPr>
        <w:t>即很難再利用經驗法則處理</w:t>
      </w:r>
      <w:r w:rsidR="00C17D73" w:rsidRPr="00EF7F7E">
        <w:rPr>
          <w:lang w:val="fr-CI"/>
        </w:rPr>
        <w:t xml:space="preserve">, </w:t>
      </w:r>
      <w:r w:rsidR="00C17D73" w:rsidRPr="00EF7F7E">
        <w:rPr>
          <w:lang w:val="fr-CI"/>
        </w:rPr>
        <w:t>即使產出樣品後再採試誤法與割跳線也很難保證</w:t>
      </w:r>
      <w:r w:rsidR="00DF38AB">
        <w:rPr>
          <w:rFonts w:hint="eastAsia"/>
          <w:lang w:val="fr-CI"/>
        </w:rPr>
        <w:t>Re-L</w:t>
      </w:r>
      <w:r w:rsidR="006C04AB">
        <w:rPr>
          <w:rFonts w:hint="eastAsia"/>
          <w:lang w:val="fr-CI"/>
        </w:rPr>
        <w:t>ayout</w:t>
      </w:r>
      <w:r w:rsidR="00C17D73" w:rsidRPr="00EF7F7E">
        <w:rPr>
          <w:lang w:val="fr-CI"/>
        </w:rPr>
        <w:t>修改後</w:t>
      </w:r>
      <w:r w:rsidR="006C04AB">
        <w:rPr>
          <w:rFonts w:hint="eastAsia"/>
          <w:lang w:val="fr-CI"/>
        </w:rPr>
        <w:t>一次完成</w:t>
      </w:r>
      <w:r w:rsidR="00C17D73" w:rsidRPr="00EF7F7E">
        <w:rPr>
          <w:lang w:val="fr-CI"/>
        </w:rPr>
        <w:t>。</w:t>
      </w:r>
      <w:r w:rsidR="006C04AB">
        <w:rPr>
          <w:rFonts w:hint="eastAsia"/>
          <w:lang w:val="fr-CI"/>
        </w:rPr>
        <w:t xml:space="preserve"> </w:t>
      </w:r>
    </w:p>
    <w:p w:rsidR="00A87987" w:rsidRDefault="00A87987" w:rsidP="00C17D73">
      <w:pPr>
        <w:ind w:firstLineChars="200" w:firstLine="480"/>
        <w:jc w:val="both"/>
        <w:rPr>
          <w:lang w:val="fr-CI"/>
        </w:rPr>
      </w:pPr>
    </w:p>
    <w:p w:rsidR="000368AF" w:rsidRDefault="00C17D73" w:rsidP="00874227">
      <w:pPr>
        <w:ind w:firstLineChars="200" w:firstLine="480"/>
      </w:pPr>
      <w:r w:rsidRPr="00EF7F7E">
        <w:t>而今採用電子設計自動化</w:t>
      </w:r>
      <w:r w:rsidRPr="00EF7F7E">
        <w:t xml:space="preserve"> (EDA)</w:t>
      </w:r>
      <w:r w:rsidRPr="00EF7F7E">
        <w:t>工具軟體後</w:t>
      </w:r>
      <w:r w:rsidRPr="00EF7F7E">
        <w:t xml:space="preserve">, </w:t>
      </w:r>
      <w:r w:rsidRPr="00EF7F7E">
        <w:t>採階層式</w:t>
      </w:r>
      <w:r w:rsidR="00B56038">
        <w:rPr>
          <w:rFonts w:hint="eastAsia"/>
        </w:rPr>
        <w:t>與</w:t>
      </w:r>
      <w:r w:rsidR="00B56038" w:rsidRPr="00EF7F7E">
        <w:t>模組化</w:t>
      </w:r>
      <w:r w:rsidRPr="00EF7F7E">
        <w:t>的邏輯設計方式</w:t>
      </w:r>
      <w:r w:rsidRPr="00EF7F7E">
        <w:t xml:space="preserve">, </w:t>
      </w:r>
      <w:r w:rsidRPr="00EF7F7E">
        <w:t>並運用廠商提供的</w:t>
      </w:r>
      <w:r w:rsidR="006F689E">
        <w:t>IBI</w:t>
      </w:r>
      <w:r w:rsidR="006C04AB">
        <w:rPr>
          <w:rFonts w:hint="eastAsia"/>
        </w:rPr>
        <w:t>S</w:t>
      </w:r>
      <w:r w:rsidRPr="00EF7F7E">
        <w:t>或</w:t>
      </w:r>
      <w:r w:rsidRPr="00EF7F7E">
        <w:t>SPICE Model</w:t>
      </w:r>
      <w:r w:rsidRPr="00EF7F7E">
        <w:t>進行功能模擬</w:t>
      </w:r>
      <w:r w:rsidRPr="00EF7F7E">
        <w:t xml:space="preserve">, </w:t>
      </w:r>
      <w:r w:rsidRPr="00EF7F7E">
        <w:t>以及藉助</w:t>
      </w:r>
      <w:r w:rsidRPr="00EF7F7E">
        <w:t>EDA</w:t>
      </w:r>
      <w:r w:rsidRPr="00EF7F7E">
        <w:t>幫忙分析信號的完整性</w:t>
      </w:r>
      <w:r w:rsidR="005F1AEA">
        <w:rPr>
          <w:rFonts w:hint="eastAsia"/>
        </w:rPr>
        <w:t xml:space="preserve"> </w:t>
      </w:r>
      <w:r w:rsidRPr="00EF7F7E">
        <w:t xml:space="preserve">(SI, </w:t>
      </w:r>
      <w:r w:rsidRPr="00EF7F7E">
        <w:t>如</w:t>
      </w:r>
      <w:r w:rsidRPr="00EF7F7E">
        <w:t>Clock Skew</w:t>
      </w:r>
      <w:r w:rsidRPr="00EF7F7E">
        <w:t>、</w:t>
      </w:r>
      <w:r w:rsidRPr="00EF7F7E">
        <w:t>Rise Time</w:t>
      </w:r>
      <w:r w:rsidRPr="00EF7F7E">
        <w:t>、</w:t>
      </w:r>
      <w:r w:rsidRPr="00EF7F7E">
        <w:t>Worst Case)</w:t>
      </w:r>
      <w:r w:rsidRPr="00EF7F7E">
        <w:t>、電源的完整性</w:t>
      </w:r>
      <w:r w:rsidRPr="00EF7F7E">
        <w:t xml:space="preserve"> (PI)</w:t>
      </w:r>
      <w:r w:rsidRPr="00EF7F7E">
        <w:t>、溫度</w:t>
      </w:r>
      <w:r w:rsidR="005F1AEA">
        <w:rPr>
          <w:rFonts w:hint="eastAsia"/>
        </w:rPr>
        <w:t xml:space="preserve"> </w:t>
      </w:r>
      <w:r w:rsidRPr="00EF7F7E">
        <w:t>(</w:t>
      </w:r>
      <w:r w:rsidRPr="00EF7F7E">
        <w:t>分佈狀況或最高溫</w:t>
      </w:r>
      <w:r w:rsidRPr="00EF7F7E">
        <w:t>)</w:t>
      </w:r>
      <w:r w:rsidRPr="00EF7F7E">
        <w:t>、雜訊的處理</w:t>
      </w:r>
      <w:r w:rsidR="005F1AEA">
        <w:rPr>
          <w:rFonts w:hint="eastAsia"/>
        </w:rPr>
        <w:t xml:space="preserve"> </w:t>
      </w:r>
      <w:r w:rsidR="006C04AB">
        <w:t>(</w:t>
      </w:r>
      <w:r w:rsidR="00B56038">
        <w:rPr>
          <w:rFonts w:hint="eastAsia"/>
        </w:rPr>
        <w:t>濾波器的設計</w:t>
      </w:r>
      <w:r w:rsidRPr="00EF7F7E">
        <w:t>)</w:t>
      </w:r>
      <w:r w:rsidRPr="00EF7F7E">
        <w:t>、</w:t>
      </w:r>
      <w:r w:rsidRPr="00EF7F7E">
        <w:t>…</w:t>
      </w:r>
      <w:r w:rsidR="005F1AEA">
        <w:rPr>
          <w:rFonts w:hint="eastAsia"/>
        </w:rPr>
        <w:t xml:space="preserve"> </w:t>
      </w:r>
      <w:r w:rsidRPr="00EF7F7E">
        <w:t>等</w:t>
      </w:r>
      <w:r w:rsidR="00B56038">
        <w:rPr>
          <w:rFonts w:hint="eastAsia"/>
        </w:rPr>
        <w:t>等</w:t>
      </w:r>
      <w:r w:rsidRPr="00EF7F7E">
        <w:t xml:space="preserve">, </w:t>
      </w:r>
      <w:r w:rsidRPr="00EF7F7E">
        <w:t>並進行</w:t>
      </w:r>
      <w:r w:rsidRPr="00EF7F7E">
        <w:rPr>
          <w:kern w:val="0"/>
        </w:rPr>
        <w:t>組合或序向邏輯電路的模擬</w:t>
      </w:r>
      <w:r w:rsidRPr="00EF7F7E">
        <w:t>與</w:t>
      </w:r>
      <w:r w:rsidRPr="00EF7F7E">
        <w:rPr>
          <w:kern w:val="0"/>
        </w:rPr>
        <w:t>數位電路錯誤之自動偵測</w:t>
      </w:r>
      <w:r w:rsidRPr="00EF7F7E">
        <w:rPr>
          <w:kern w:val="0"/>
        </w:rPr>
        <w:t xml:space="preserve">, </w:t>
      </w:r>
      <w:r w:rsidRPr="00EF7F7E">
        <w:rPr>
          <w:kern w:val="0"/>
        </w:rPr>
        <w:t>甚至可產生</w:t>
      </w:r>
      <w:r w:rsidRPr="00EF7F7E">
        <w:rPr>
          <w:kern w:val="0"/>
        </w:rPr>
        <w:t>BOM</w:t>
      </w:r>
      <w:r w:rsidRPr="00EF7F7E">
        <w:rPr>
          <w:kern w:val="0"/>
        </w:rPr>
        <w:t>表</w:t>
      </w:r>
      <w:r w:rsidR="007E486F">
        <w:rPr>
          <w:rFonts w:hint="eastAsia"/>
          <w:kern w:val="0"/>
        </w:rPr>
        <w:t>與</w:t>
      </w:r>
      <w:r w:rsidRPr="00EF7F7E">
        <w:rPr>
          <w:kern w:val="0"/>
        </w:rPr>
        <w:t>ERP</w:t>
      </w:r>
      <w:r w:rsidRPr="00EF7F7E">
        <w:rPr>
          <w:kern w:val="0"/>
        </w:rPr>
        <w:t>系統</w:t>
      </w:r>
      <w:r w:rsidR="007E486F">
        <w:rPr>
          <w:rFonts w:hint="eastAsia"/>
          <w:kern w:val="0"/>
        </w:rPr>
        <w:t>的</w:t>
      </w:r>
      <w:r w:rsidRPr="00EF7F7E">
        <w:rPr>
          <w:kern w:val="0"/>
        </w:rPr>
        <w:t>結合。</w:t>
      </w:r>
      <w:r w:rsidR="005F1AEA">
        <w:rPr>
          <w:rFonts w:hint="eastAsia"/>
          <w:kern w:val="0"/>
        </w:rPr>
        <w:t xml:space="preserve"> </w:t>
      </w:r>
      <w:fldSimple w:instr=" REF _Ref297883732 \h  \* MERGEFORMAT ">
        <w:r w:rsidR="0054414A" w:rsidRPr="00897D5B">
          <w:t>圖</w:t>
        </w:r>
      </w:fldSimple>
      <w:r w:rsidR="00897D5B" w:rsidRPr="00EF7F7E">
        <w:rPr>
          <w:kern w:val="0"/>
        </w:rPr>
        <w:t>2</w:t>
      </w:r>
      <w:r w:rsidRPr="00EF7F7E">
        <w:rPr>
          <w:kern w:val="0"/>
        </w:rPr>
        <w:t>是</w:t>
      </w:r>
      <w:r w:rsidR="00410A32">
        <w:rPr>
          <w:rFonts w:hint="eastAsia"/>
          <w:kern w:val="0"/>
        </w:rPr>
        <w:t>加入</w:t>
      </w:r>
      <w:r w:rsidRPr="00EF7F7E">
        <w:rPr>
          <w:kern w:val="0"/>
        </w:rPr>
        <w:t xml:space="preserve">EDA </w:t>
      </w:r>
      <w:r w:rsidR="00C0101E">
        <w:rPr>
          <w:rFonts w:hint="eastAsia"/>
          <w:kern w:val="0"/>
        </w:rPr>
        <w:t>工具軟體</w:t>
      </w:r>
      <w:r w:rsidRPr="00EF7F7E">
        <w:rPr>
          <w:kern w:val="0"/>
        </w:rPr>
        <w:t>後</w:t>
      </w:r>
      <w:r w:rsidR="00410A32">
        <w:rPr>
          <w:rFonts w:hint="eastAsia"/>
          <w:kern w:val="0"/>
        </w:rPr>
        <w:t>之</w:t>
      </w:r>
      <w:r w:rsidR="00410A32">
        <w:rPr>
          <w:rFonts w:hint="eastAsia"/>
          <w:kern w:val="0"/>
        </w:rPr>
        <w:t>PCB</w:t>
      </w:r>
      <w:r w:rsidR="00410A32">
        <w:rPr>
          <w:rFonts w:hint="eastAsia"/>
          <w:kern w:val="0"/>
        </w:rPr>
        <w:t>設計</w:t>
      </w:r>
      <w:r w:rsidRPr="00EF7F7E">
        <w:rPr>
          <w:kern w:val="0"/>
        </w:rPr>
        <w:t>流程圖</w:t>
      </w:r>
      <w:r w:rsidRPr="00EF7F7E">
        <w:rPr>
          <w:kern w:val="0"/>
        </w:rPr>
        <w:t xml:space="preserve">, </w:t>
      </w:r>
      <w:r w:rsidRPr="00EF7F7E">
        <w:rPr>
          <w:kern w:val="0"/>
        </w:rPr>
        <w:t>由圖中可</w:t>
      </w:r>
      <w:r w:rsidR="00410A32">
        <w:rPr>
          <w:rFonts w:hint="eastAsia"/>
          <w:kern w:val="0"/>
        </w:rPr>
        <w:t>看出其實際上</w:t>
      </w:r>
      <w:r w:rsidRPr="00EF7F7E">
        <w:t>是一種閉環的設計方法</w:t>
      </w:r>
      <w:r w:rsidRPr="00EF7F7E">
        <w:t xml:space="preserve">, </w:t>
      </w:r>
      <w:r w:rsidR="00C0101E" w:rsidRPr="00EF7F7E">
        <w:t>即透過</w:t>
      </w:r>
      <w:r w:rsidR="00473745">
        <w:rPr>
          <w:rFonts w:hint="eastAsia"/>
        </w:rPr>
        <w:t xml:space="preserve"> </w:t>
      </w:r>
      <w:r w:rsidR="00245B8D">
        <w:t>EDA</w:t>
      </w:r>
      <w:r w:rsidR="00C0101E">
        <w:rPr>
          <w:rFonts w:hint="eastAsia"/>
          <w:kern w:val="0"/>
        </w:rPr>
        <w:t>工具軟體</w:t>
      </w:r>
      <w:r w:rsidR="00C0101E" w:rsidRPr="00EF7F7E">
        <w:t>的模擬</w:t>
      </w:r>
      <w:r w:rsidR="00B56038">
        <w:rPr>
          <w:rFonts w:hint="eastAsia"/>
        </w:rPr>
        <w:t xml:space="preserve">, </w:t>
      </w:r>
      <w:r w:rsidR="00B56038">
        <w:rPr>
          <w:rFonts w:hint="eastAsia"/>
        </w:rPr>
        <w:t>如</w:t>
      </w:r>
      <w:r w:rsidR="00C0101E" w:rsidRPr="00EF7F7E">
        <w:t>發現錯誤隨</w:t>
      </w:r>
      <w:r w:rsidR="006E6641">
        <w:rPr>
          <w:noProof/>
        </w:rPr>
        <w:pict>
          <v:shape id="_x0000_s1037" type="#_x0000_t202" style="position:absolute;left:0;text-align:left;margin-left:0;margin-top:0;width:414.5pt;height:373.8pt;z-index:251661312;mso-position-horizontal:left;mso-position-horizontal-relative:margin;mso-position-vertical:top;mso-position-vertical-relative:margin;mso-width-relative:margin;mso-height-relative:margin">
            <v:textbox>
              <w:txbxContent>
                <w:p w:rsidR="00C0101E" w:rsidRDefault="001277CD" w:rsidP="00C0101E">
                  <w:r>
                    <w:object w:dxaOrig="9074" w:dyaOrig="7837">
                      <v:shape id="_x0000_i1027" type="#_x0000_t75" style="width:388.5pt;height:335.25pt" o:ole="">
                        <v:imagedata r:id="rId19" o:title=""/>
                      </v:shape>
                      <o:OLEObject Type="Embed" ProgID="Visio.Drawing.11" ShapeID="_x0000_i1027" DrawAspect="Content" ObjectID="_1433792180" r:id="rId20"/>
                    </w:object>
                  </w:r>
                </w:p>
                <w:p w:rsidR="00C0101E" w:rsidRPr="00164EDF" w:rsidRDefault="00C0101E" w:rsidP="00C0101E">
                  <w:pPr>
                    <w:pStyle w:val="Figure"/>
                    <w:ind w:left="1440" w:hanging="480"/>
                  </w:pPr>
                  <w:bookmarkStart w:id="19" w:name="_Ref297883732"/>
                  <w:bookmarkStart w:id="20" w:name="_Toc298344162"/>
                  <w:bookmarkStart w:id="21" w:name="_Toc298345076"/>
                  <w:bookmarkStart w:id="22" w:name="_Toc298847902"/>
                  <w:bookmarkStart w:id="23" w:name="_Toc301450386"/>
                  <w:r w:rsidRPr="00897D5B">
                    <w:t>圖</w:t>
                  </w:r>
                  <w:bookmarkEnd w:id="19"/>
                  <w:r>
                    <w:rPr>
                      <w:rFonts w:hint="eastAsia"/>
                    </w:rPr>
                    <w:t xml:space="preserve"> </w:t>
                  </w:r>
                  <w:r w:rsidR="006E6641"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 w:rsidR="006E6641">
                    <w:fldChar w:fldCharType="separate"/>
                  </w:r>
                  <w:r w:rsidR="0054414A">
                    <w:rPr>
                      <w:noProof/>
                    </w:rPr>
                    <w:t>2</w:t>
                  </w:r>
                  <w:r w:rsidR="006E6641">
                    <w:fldChar w:fldCharType="end"/>
                  </w:r>
                  <w:r w:rsidRPr="00897D5B">
                    <w:t xml:space="preserve">. </w:t>
                  </w:r>
                  <w:r>
                    <w:rPr>
                      <w:rFonts w:hint="eastAsia"/>
                    </w:rPr>
                    <w:t>加入</w:t>
                  </w:r>
                  <w:r w:rsidRPr="00897D5B">
                    <w:t>EDA</w:t>
                  </w:r>
                  <w:r>
                    <w:rPr>
                      <w:rFonts w:hint="eastAsia"/>
                    </w:rPr>
                    <w:t>後</w:t>
                  </w:r>
                  <w:r w:rsidRPr="00897D5B">
                    <w:rPr>
                      <w:rFonts w:hAnsi="新細明體"/>
                    </w:rPr>
                    <w:t>之</w:t>
                  </w:r>
                  <w:r w:rsidRPr="00897D5B">
                    <w:t>PCB</w:t>
                  </w:r>
                  <w:r w:rsidRPr="00897D5B">
                    <w:t>設計流程</w:t>
                  </w:r>
                  <w:bookmarkEnd w:id="20"/>
                  <w:bookmarkEnd w:id="21"/>
                  <w:bookmarkEnd w:id="22"/>
                  <w:bookmarkEnd w:id="23"/>
                </w:p>
              </w:txbxContent>
            </v:textbox>
            <w10:wrap type="square" anchorx="margin" anchory="margin"/>
          </v:shape>
        </w:pict>
      </w:r>
      <w:r w:rsidR="00C0101E" w:rsidRPr="00EF7F7E">
        <w:t>時</w:t>
      </w:r>
      <w:r w:rsidR="00B56038">
        <w:rPr>
          <w:rFonts w:hint="eastAsia"/>
        </w:rPr>
        <w:t>可</w:t>
      </w:r>
      <w:r w:rsidR="00C0101E" w:rsidRPr="00EF7F7E">
        <w:t>回到前面程序</w:t>
      </w:r>
      <w:r w:rsidR="00B56038">
        <w:rPr>
          <w:rFonts w:hint="eastAsia"/>
        </w:rPr>
        <w:t>並</w:t>
      </w:r>
      <w:r w:rsidR="00C0101E" w:rsidRPr="00EF7F7E">
        <w:t>修正</w:t>
      </w:r>
      <w:r w:rsidR="00B56038">
        <w:rPr>
          <w:rFonts w:hint="eastAsia"/>
        </w:rPr>
        <w:t>錯誤</w:t>
      </w:r>
      <w:r w:rsidRPr="00EF7F7E">
        <w:t>。</w:t>
      </w:r>
      <w:r w:rsidR="00C0101E">
        <w:rPr>
          <w:rFonts w:hint="eastAsia"/>
        </w:rPr>
        <w:t>其中</w:t>
      </w:r>
      <w:r w:rsidRPr="00EF7F7E">
        <w:t>ERC (Electrical Rule Checking)</w:t>
      </w:r>
      <w:r w:rsidRPr="00EF7F7E">
        <w:t>係指電路與符號的規則檢查</w:t>
      </w:r>
      <w:r w:rsidRPr="00EF7F7E">
        <w:t xml:space="preserve">, </w:t>
      </w:r>
      <w:r w:rsidRPr="00EF7F7E">
        <w:t>而</w:t>
      </w:r>
      <w:r w:rsidRPr="00EF7F7E">
        <w:t>Packaging</w:t>
      </w:r>
      <w:r w:rsidR="005F1AEA">
        <w:rPr>
          <w:rFonts w:hint="eastAsia"/>
        </w:rPr>
        <w:t xml:space="preserve"> </w:t>
      </w:r>
      <w:r w:rsidR="00B56038">
        <w:rPr>
          <w:rFonts w:hint="eastAsia"/>
        </w:rPr>
        <w:t>(</w:t>
      </w:r>
      <w:r w:rsidR="00B56038">
        <w:rPr>
          <w:rFonts w:hint="eastAsia"/>
        </w:rPr>
        <w:t>打包</w:t>
      </w:r>
      <w:r w:rsidR="00B56038">
        <w:rPr>
          <w:rFonts w:hint="eastAsia"/>
        </w:rPr>
        <w:t>)</w:t>
      </w:r>
      <w:r w:rsidR="00CA69A3">
        <w:rPr>
          <w:rFonts w:hint="eastAsia"/>
        </w:rPr>
        <w:t xml:space="preserve"> </w:t>
      </w:r>
      <w:r w:rsidRPr="00EF7F7E">
        <w:t>則指將前段邏輯設計的資料格式扁平化</w:t>
      </w:r>
      <w:r w:rsidR="00EF2DAC">
        <w:rPr>
          <w:rFonts w:hint="eastAsia"/>
        </w:rPr>
        <w:t>後</w:t>
      </w:r>
      <w:r w:rsidR="00EF2DAC">
        <w:rPr>
          <w:rFonts w:hint="eastAsia"/>
        </w:rPr>
        <w:t xml:space="preserve">, </w:t>
      </w:r>
      <w:r w:rsidR="00EF2DAC">
        <w:rPr>
          <w:rFonts w:hint="eastAsia"/>
        </w:rPr>
        <w:t>轉</w:t>
      </w:r>
      <w:r w:rsidRPr="00EF7F7E">
        <w:t>為後段實體設計可接收的資料格式。</w:t>
      </w:r>
    </w:p>
    <w:p w:rsidR="00303187" w:rsidRPr="00EF7F7E" w:rsidRDefault="00303187" w:rsidP="00897D5B"/>
    <w:p w:rsidR="000368AF" w:rsidRPr="00EF7F7E" w:rsidRDefault="003044EB" w:rsidP="00897D5B">
      <w:pPr>
        <w:jc w:val="both"/>
      </w:pPr>
      <w:r>
        <w:rPr>
          <w:rFonts w:hint="eastAsia"/>
        </w:rPr>
        <w:t>[</w:t>
      </w:r>
      <w:r w:rsidR="00897D5B" w:rsidRPr="00EF7F7E">
        <w:t>註</w:t>
      </w:r>
      <w:r w:rsidR="00897D5B" w:rsidRPr="00EF7F7E">
        <w:t xml:space="preserve">: </w:t>
      </w:r>
      <w:r w:rsidR="0028135B" w:rsidRPr="00EF7F7E">
        <w:t xml:space="preserve">Mentor Graphics </w:t>
      </w:r>
      <w:r w:rsidR="00CA14A5" w:rsidRPr="00EF7F7E">
        <w:t>PCB</w:t>
      </w:r>
      <w:r w:rsidR="0028135B" w:rsidRPr="00EF7F7E">
        <w:t>前端設計</w:t>
      </w:r>
      <w:r w:rsidR="000368AF" w:rsidRPr="00EF7F7E">
        <w:t>軟體有</w:t>
      </w:r>
      <w:r w:rsidR="0028135B" w:rsidRPr="00EF7F7E">
        <w:t xml:space="preserve">DxDesigner, </w:t>
      </w:r>
      <w:r w:rsidR="004F730F" w:rsidRPr="00EF7F7E">
        <w:t xml:space="preserve">HyperLynx Analog, </w:t>
      </w:r>
      <w:r w:rsidR="004D2D13" w:rsidRPr="00EF7F7E">
        <w:lastRenderedPageBreak/>
        <w:t>AMS (</w:t>
      </w:r>
      <w:r w:rsidR="004F730F" w:rsidRPr="00EF7F7E">
        <w:t xml:space="preserve">Eldo, </w:t>
      </w:r>
      <w:r w:rsidR="004D2D13" w:rsidRPr="00EF7F7E">
        <w:t>ModelSim</w:t>
      </w:r>
      <w:r w:rsidR="003D311D" w:rsidRPr="00EF7F7E">
        <w:t xml:space="preserve">, </w:t>
      </w:r>
      <w:r w:rsidR="003D311D" w:rsidRPr="00EF7F7E">
        <w:t>及</w:t>
      </w:r>
      <w:r w:rsidR="00487260" w:rsidRPr="00EF7F7E">
        <w:t xml:space="preserve">Fast-SPICE </w:t>
      </w:r>
      <w:r w:rsidR="003D311D" w:rsidRPr="00EF7F7E">
        <w:t>ADiT</w:t>
      </w:r>
      <w:r w:rsidR="004D2D13" w:rsidRPr="00EF7F7E">
        <w:t>)</w:t>
      </w:r>
      <w:r w:rsidR="00F43FA6" w:rsidRPr="00EF7F7E">
        <w:t>, HyperLynx SI/PI/EMI Analysis, HyperLynx Thermal Analysis</w:t>
      </w:r>
      <w:r w:rsidR="00830355" w:rsidRPr="00EF7F7E">
        <w:t>。</w:t>
      </w:r>
      <w:r>
        <w:rPr>
          <w:rFonts w:hint="eastAsia"/>
        </w:rPr>
        <w:t>]</w:t>
      </w:r>
      <w:r w:rsidR="000368AF" w:rsidRPr="00EF7F7E">
        <w:br/>
      </w:r>
    </w:p>
    <w:p w:rsidR="005D1A77" w:rsidRPr="00FE1EA3" w:rsidRDefault="00C506F7" w:rsidP="005D1A77">
      <w:pPr>
        <w:pStyle w:val="1"/>
        <w:numPr>
          <w:ilvl w:val="0"/>
          <w:numId w:val="38"/>
        </w:numPr>
        <w:rPr>
          <w:rFonts w:ascii="Times New Roman" w:hAnsi="Times New Roman"/>
        </w:rPr>
      </w:pPr>
      <w:bookmarkStart w:id="24" w:name="_Toc298847914"/>
      <w:bookmarkStart w:id="25" w:name="_Toc301450400"/>
      <w:r w:rsidRPr="00EF7F7E">
        <w:rPr>
          <w:rFonts w:ascii="Times New Roman" w:hAnsi="Times New Roman"/>
        </w:rPr>
        <w:t>實體</w:t>
      </w:r>
      <w:r w:rsidR="00A87987">
        <w:rPr>
          <w:rFonts w:ascii="Times New Roman" w:hAnsi="Times New Roman" w:hint="eastAsia"/>
        </w:rPr>
        <w:t>設計</w:t>
      </w:r>
      <w:bookmarkEnd w:id="24"/>
      <w:bookmarkEnd w:id="25"/>
    </w:p>
    <w:p w:rsidR="000368AF" w:rsidRPr="00EF7F7E" w:rsidRDefault="00B56038" w:rsidP="00DD6F27">
      <w:pPr>
        <w:widowControl/>
        <w:tabs>
          <w:tab w:val="num" w:pos="720"/>
        </w:tabs>
        <w:ind w:firstLineChars="200" w:firstLine="480"/>
      </w:pPr>
      <w:r>
        <w:rPr>
          <w:rFonts w:hint="eastAsia"/>
        </w:rPr>
        <w:t>一般傳統的</w:t>
      </w:r>
      <w:r w:rsidR="00C506F7" w:rsidRPr="00EF7F7E">
        <w:t>實體</w:t>
      </w:r>
      <w:r w:rsidR="00A87987">
        <w:rPr>
          <w:rFonts w:hint="eastAsia"/>
        </w:rPr>
        <w:t>設計</w:t>
      </w:r>
      <w:r>
        <w:rPr>
          <w:rFonts w:hint="eastAsia"/>
        </w:rPr>
        <w:t xml:space="preserve">, </w:t>
      </w:r>
      <w:r w:rsidR="000368AF" w:rsidRPr="00EF7F7E">
        <w:t>主要是執行</w:t>
      </w:r>
      <w:r w:rsidR="00A87987" w:rsidRPr="00EF7F7E">
        <w:t>如</w:t>
      </w:r>
      <w:fldSimple w:instr=" REF _Ref297883580 \h  \* MERGEFORMAT ">
        <w:r w:rsidR="00A87987">
          <w:rPr>
            <w:rFonts w:hint="eastAsia"/>
          </w:rPr>
          <w:t>圖</w:t>
        </w:r>
      </w:fldSimple>
      <w:r w:rsidR="00A87987" w:rsidRPr="00EF7F7E">
        <w:t>1</w:t>
      </w:r>
      <w:r w:rsidR="00A87987" w:rsidRPr="00EF7F7E">
        <w:t>右半邊流程</w:t>
      </w:r>
      <w:r w:rsidR="00A87987">
        <w:rPr>
          <w:rFonts w:hint="eastAsia"/>
        </w:rPr>
        <w:t>所示</w:t>
      </w:r>
      <w:r w:rsidR="00A87987">
        <w:rPr>
          <w:rFonts w:hint="eastAsia"/>
        </w:rPr>
        <w:t xml:space="preserve">: </w:t>
      </w:r>
      <w:r w:rsidR="000368AF" w:rsidRPr="00EF7F7E">
        <w:t>Layout</w:t>
      </w:r>
      <w:r w:rsidR="000368AF" w:rsidRPr="00EF7F7E">
        <w:t>的程序</w:t>
      </w:r>
      <w:r w:rsidR="000368AF" w:rsidRPr="00EF7F7E">
        <w:t xml:space="preserve">, </w:t>
      </w:r>
      <w:r w:rsidR="000368AF" w:rsidRPr="00EF7F7E">
        <w:t>即先執行</w:t>
      </w:r>
      <w:r w:rsidR="000368AF" w:rsidRPr="00EF7F7E">
        <w:t>Layout</w:t>
      </w:r>
      <w:r w:rsidR="000368AF" w:rsidRPr="00EF7F7E">
        <w:t>軟體並</w:t>
      </w:r>
      <w:r w:rsidR="00D7260E" w:rsidRPr="00EF7F7E">
        <w:t>載</w:t>
      </w:r>
      <w:r w:rsidR="000368AF" w:rsidRPr="00EF7F7E">
        <w:t>入邏輯設計階段所產出的</w:t>
      </w:r>
      <w:r w:rsidR="000368AF" w:rsidRPr="00EF7F7E">
        <w:t>Netlist</w:t>
      </w:r>
      <w:r w:rsidR="000368AF" w:rsidRPr="00EF7F7E">
        <w:t>檔</w:t>
      </w:r>
      <w:r w:rsidR="000368AF" w:rsidRPr="00EF7F7E">
        <w:t xml:space="preserve">, </w:t>
      </w:r>
      <w:r w:rsidR="000368AF" w:rsidRPr="00EF7F7E">
        <w:t>接著規劃板層數目與電源分佈</w:t>
      </w:r>
      <w:r w:rsidR="00874227">
        <w:rPr>
          <w:rFonts w:hint="eastAsia"/>
        </w:rPr>
        <w:t xml:space="preserve"> </w:t>
      </w:r>
      <w:r w:rsidR="00FF6234" w:rsidRPr="00EF7F7E">
        <w:t>(Planning</w:t>
      </w:r>
      <w:r w:rsidR="008F559C">
        <w:rPr>
          <w:rFonts w:hint="eastAsia"/>
        </w:rPr>
        <w:t xml:space="preserve"> </w:t>
      </w:r>
      <w:r w:rsidR="00FF6234" w:rsidRPr="00EF7F7E">
        <w:t>Layer &amp; Power/Ground)</w:t>
      </w:r>
      <w:r w:rsidR="000368AF" w:rsidRPr="00EF7F7E">
        <w:t xml:space="preserve">, </w:t>
      </w:r>
      <w:r w:rsidR="000368AF" w:rsidRPr="00EF7F7E">
        <w:t>再進行零件的佈局與佈線</w:t>
      </w:r>
      <w:r w:rsidR="005F1AEA">
        <w:rPr>
          <w:rFonts w:hint="eastAsia"/>
        </w:rPr>
        <w:t xml:space="preserve"> </w:t>
      </w:r>
      <w:r w:rsidR="00C0101E">
        <w:t>(</w:t>
      </w:r>
      <w:r w:rsidR="00C0101E">
        <w:rPr>
          <w:rFonts w:hint="eastAsia"/>
        </w:rPr>
        <w:t>R</w:t>
      </w:r>
      <w:r w:rsidR="00FF6234" w:rsidRPr="00EF7F7E">
        <w:t>outing PCB &amp; Copper)</w:t>
      </w:r>
      <w:r w:rsidR="000368AF" w:rsidRPr="00EF7F7E">
        <w:t xml:space="preserve">, </w:t>
      </w:r>
      <w:r w:rsidR="000368AF" w:rsidRPr="00EF7F7E">
        <w:t>最後才產出</w:t>
      </w:r>
      <w:r w:rsidR="000368AF" w:rsidRPr="00EF7F7E">
        <w:t>Gerber</w:t>
      </w:r>
      <w:r w:rsidR="000368AF" w:rsidRPr="00EF7F7E">
        <w:t>檔案來製造樣品。而上述傳統的作法</w:t>
      </w:r>
      <w:r w:rsidR="000368AF" w:rsidRPr="00EF7F7E">
        <w:t>,</w:t>
      </w:r>
      <w:r w:rsidR="00C0101E">
        <w:rPr>
          <w:rFonts w:hint="eastAsia"/>
        </w:rPr>
        <w:t xml:space="preserve"> </w:t>
      </w:r>
      <w:r w:rsidR="000368AF" w:rsidRPr="00EF7F7E">
        <w:t>往往須藉由經驗與試誤法</w:t>
      </w:r>
      <w:r w:rsidR="000368AF" w:rsidRPr="00EF7F7E">
        <w:t xml:space="preserve">, </w:t>
      </w:r>
      <w:r w:rsidR="000368AF" w:rsidRPr="00EF7F7E">
        <w:t>重覆數回程序與</w:t>
      </w:r>
      <w:r w:rsidR="00C0101E">
        <w:rPr>
          <w:rFonts w:hint="eastAsia"/>
        </w:rPr>
        <w:t>試作品</w:t>
      </w:r>
      <w:r w:rsidR="000368AF" w:rsidRPr="00EF7F7E">
        <w:t>之後</w:t>
      </w:r>
      <w:r w:rsidR="000368AF" w:rsidRPr="00EF7F7E">
        <w:t>,</w:t>
      </w:r>
      <w:r w:rsidR="00EF2DAC">
        <w:rPr>
          <w:rFonts w:hint="eastAsia"/>
        </w:rPr>
        <w:t xml:space="preserve"> </w:t>
      </w:r>
      <w:r w:rsidR="000368AF" w:rsidRPr="00EF7F7E">
        <w:t>才能產出正確的樣品</w:t>
      </w:r>
      <w:r w:rsidR="000368AF" w:rsidRPr="00EF7F7E">
        <w:t>,</w:t>
      </w:r>
      <w:r w:rsidR="00C0101E">
        <w:rPr>
          <w:rFonts w:hint="eastAsia"/>
        </w:rPr>
        <w:t xml:space="preserve"> </w:t>
      </w:r>
      <w:r w:rsidR="00FF6234" w:rsidRPr="00EF7F7E">
        <w:t>所以在這個階段</w:t>
      </w:r>
      <w:r w:rsidR="00EF2DAC">
        <w:rPr>
          <w:rFonts w:hint="eastAsia"/>
        </w:rPr>
        <w:t>更</w:t>
      </w:r>
      <w:r w:rsidR="00FF6234" w:rsidRPr="00EF7F7E">
        <w:t>需要藉助</w:t>
      </w:r>
      <w:r w:rsidR="00FF6234" w:rsidRPr="00EF7F7E">
        <w:t>EDA</w:t>
      </w:r>
      <w:r w:rsidR="00FF6234" w:rsidRPr="00EF7F7E">
        <w:t>的工具軟體</w:t>
      </w:r>
      <w:r w:rsidR="00FF6234" w:rsidRPr="00EF7F7E">
        <w:t xml:space="preserve">, </w:t>
      </w:r>
      <w:r w:rsidR="00FF6234" w:rsidRPr="00EF7F7E">
        <w:t>才能提升</w:t>
      </w:r>
      <w:r w:rsidR="00FF6234" w:rsidRPr="00EF7F7E">
        <w:t>PCB</w:t>
      </w:r>
      <w:r w:rsidR="00FF6234" w:rsidRPr="00EF7F7E">
        <w:t>設計的品質與效</w:t>
      </w:r>
      <w:r w:rsidR="00FF6234" w:rsidRPr="00EF7F7E">
        <w:lastRenderedPageBreak/>
        <w:t>率</w:t>
      </w:r>
      <w:r w:rsidR="000368AF" w:rsidRPr="00EF7F7E">
        <w:t>。</w:t>
      </w:r>
    </w:p>
    <w:p w:rsidR="00ED46A4" w:rsidRPr="00EF7F7E" w:rsidRDefault="00ED46A4" w:rsidP="005D1A77">
      <w:pPr>
        <w:widowControl/>
        <w:tabs>
          <w:tab w:val="num" w:pos="720"/>
        </w:tabs>
      </w:pPr>
    </w:p>
    <w:p w:rsidR="00520541" w:rsidRDefault="000368AF" w:rsidP="000F4689">
      <w:pPr>
        <w:widowControl/>
        <w:tabs>
          <w:tab w:val="left" w:pos="0"/>
        </w:tabs>
        <w:ind w:firstLineChars="200" w:firstLine="480"/>
      </w:pPr>
      <w:r w:rsidRPr="00EF7F7E">
        <w:t>現說明</w:t>
      </w:r>
      <w:r w:rsidRPr="00EF7F7E">
        <w:t>EDA</w:t>
      </w:r>
      <w:r w:rsidRPr="00EF7F7E">
        <w:t>加入</w:t>
      </w:r>
      <w:r w:rsidR="00890E95" w:rsidRPr="00EF7F7E">
        <w:t>實體佈建</w:t>
      </w:r>
      <w:r w:rsidRPr="00EF7F7E">
        <w:t>階段後</w:t>
      </w:r>
      <w:r w:rsidRPr="00EF7F7E">
        <w:t>(</w:t>
      </w:r>
      <w:r w:rsidRPr="00EF7F7E">
        <w:t>如</w:t>
      </w:r>
      <w:fldSimple w:instr=" REF _Ref297883732 \h  \* MERGEFORMAT ">
        <w:r w:rsidR="0054414A" w:rsidRPr="00897D5B">
          <w:t>圖</w:t>
        </w:r>
      </w:fldSimple>
      <w:r w:rsidR="006E0098" w:rsidRPr="00EF7F7E">
        <w:t>2</w:t>
      </w:r>
      <w:r w:rsidRPr="00EF7F7E">
        <w:t>右半邊流程圖所示</w:t>
      </w:r>
      <w:r w:rsidRPr="00EF7F7E">
        <w:t xml:space="preserve">), </w:t>
      </w:r>
      <w:r w:rsidRPr="00EF7F7E">
        <w:t>對整個</w:t>
      </w:r>
      <w:r w:rsidRPr="00EF7F7E">
        <w:t>PCB</w:t>
      </w:r>
      <w:r w:rsidRPr="00EF7F7E">
        <w:t>設計的影響</w:t>
      </w:r>
      <w:r w:rsidRPr="00EF7F7E">
        <w:t>, EDA</w:t>
      </w:r>
      <w:r w:rsidRPr="00EF7F7E">
        <w:t>在這個階段重點在</w:t>
      </w:r>
      <w:r w:rsidR="006E0098" w:rsidRPr="00EF7F7E">
        <w:t>於</w:t>
      </w:r>
      <w:r w:rsidRPr="00EF7F7E">
        <w:t>SI</w:t>
      </w:r>
      <w:r w:rsidR="00A43DD3">
        <w:rPr>
          <w:rFonts w:hint="eastAsia"/>
        </w:rPr>
        <w:t xml:space="preserve">, </w:t>
      </w:r>
      <w:r w:rsidRPr="00EF7F7E">
        <w:t>PI</w:t>
      </w:r>
      <w:r w:rsidR="00A43DD3">
        <w:rPr>
          <w:rFonts w:hint="eastAsia"/>
        </w:rPr>
        <w:t xml:space="preserve">, </w:t>
      </w:r>
      <w:r w:rsidRPr="00EF7F7E">
        <w:t>TA</w:t>
      </w:r>
      <w:r w:rsidR="00A43DD3">
        <w:rPr>
          <w:rFonts w:hint="eastAsia"/>
          <w:bCs/>
        </w:rPr>
        <w:t xml:space="preserve">, </w:t>
      </w:r>
      <w:r w:rsidRPr="00EF7F7E">
        <w:rPr>
          <w:bCs/>
        </w:rPr>
        <w:t>EMS</w:t>
      </w:r>
      <w:r w:rsidR="00C4124B" w:rsidRPr="00EF7F7E">
        <w:rPr>
          <w:bCs/>
        </w:rPr>
        <w:t xml:space="preserve"> </w:t>
      </w:r>
      <w:r w:rsidRPr="00EF7F7E">
        <w:rPr>
          <w:bCs/>
        </w:rPr>
        <w:t>(</w:t>
      </w:r>
      <w:r w:rsidR="001059A4" w:rsidRPr="00EF7F7E">
        <w:rPr>
          <w:bCs/>
        </w:rPr>
        <w:t>產品對外界干擾的承受</w:t>
      </w:r>
      <w:r w:rsidRPr="00EF7F7E">
        <w:rPr>
          <w:bCs/>
        </w:rPr>
        <w:t>能力</w:t>
      </w:r>
      <w:r w:rsidRPr="00EF7F7E">
        <w:rPr>
          <w:bCs/>
        </w:rPr>
        <w:t>)</w:t>
      </w:r>
      <w:r w:rsidRPr="00EF7F7E">
        <w:rPr>
          <w:bCs/>
        </w:rPr>
        <w:t>與</w:t>
      </w:r>
      <w:r w:rsidRPr="00EF7F7E">
        <w:rPr>
          <w:bCs/>
        </w:rPr>
        <w:t>EMI</w:t>
      </w:r>
      <w:r w:rsidR="00C4124B" w:rsidRPr="00EF7F7E">
        <w:rPr>
          <w:bCs/>
        </w:rPr>
        <w:t xml:space="preserve"> </w:t>
      </w:r>
      <w:r w:rsidRPr="00EF7F7E">
        <w:rPr>
          <w:bCs/>
        </w:rPr>
        <w:t>(</w:t>
      </w:r>
      <w:r w:rsidRPr="00EF7F7E">
        <w:rPr>
          <w:bCs/>
        </w:rPr>
        <w:t>產品對外產生的電磁干擾</w:t>
      </w:r>
      <w:r w:rsidRPr="00EF7F7E">
        <w:rPr>
          <w:bCs/>
        </w:rPr>
        <w:t>)</w:t>
      </w:r>
      <w:r w:rsidRPr="00EF7F7E">
        <w:rPr>
          <w:bCs/>
        </w:rPr>
        <w:t>等問題</w:t>
      </w:r>
      <w:r w:rsidR="00A14664" w:rsidRPr="00EF7F7E">
        <w:rPr>
          <w:bCs/>
        </w:rPr>
        <w:t>的分析</w:t>
      </w:r>
      <w:r w:rsidRPr="00EF7F7E">
        <w:rPr>
          <w:bCs/>
        </w:rPr>
        <w:t xml:space="preserve">, </w:t>
      </w:r>
      <w:r w:rsidR="00A14664" w:rsidRPr="00EF7F7E">
        <w:rPr>
          <w:bCs/>
        </w:rPr>
        <w:t>其中</w:t>
      </w:r>
      <w:r w:rsidRPr="00EF7F7E">
        <w:rPr>
          <w:bCs/>
        </w:rPr>
        <w:t>PI</w:t>
      </w:r>
      <w:r w:rsidRPr="00EF7F7E">
        <w:t>著眼於</w:t>
      </w:r>
      <w:r w:rsidR="00A14664" w:rsidRPr="00EF7F7E">
        <w:t>電源區電壓與電流分佈</w:t>
      </w:r>
      <w:r w:rsidR="00133F2F" w:rsidRPr="00EF7F7E">
        <w:t>的</w:t>
      </w:r>
      <w:r w:rsidRPr="00EF7F7E">
        <w:t>分析</w:t>
      </w:r>
      <w:r w:rsidRPr="00EF7F7E">
        <w:t xml:space="preserve">, </w:t>
      </w:r>
      <w:r w:rsidR="00133F2F" w:rsidRPr="00EF7F7E">
        <w:t>而</w:t>
      </w:r>
      <w:r w:rsidRPr="00EF7F7E">
        <w:t>TA</w:t>
      </w:r>
      <w:r w:rsidRPr="00EF7F7E">
        <w:rPr>
          <w:bCs/>
        </w:rPr>
        <w:t>則</w:t>
      </w:r>
      <w:r w:rsidRPr="00EF7F7E">
        <w:t>著眼於</w:t>
      </w:r>
      <w:r w:rsidRPr="00EF7F7E">
        <w:t>PCB</w:t>
      </w:r>
      <w:r w:rsidRPr="00EF7F7E">
        <w:t>板層與電子電路零件的溫度分佈與梯度</w:t>
      </w:r>
      <w:r w:rsidR="00133F2F" w:rsidRPr="00EF7F7E">
        <w:t>的分析</w:t>
      </w:r>
      <w:r w:rsidRPr="00EF7F7E">
        <w:t xml:space="preserve">, </w:t>
      </w:r>
      <w:r w:rsidR="00EF2DAC">
        <w:rPr>
          <w:rFonts w:hint="eastAsia"/>
        </w:rPr>
        <w:t>藉</w:t>
      </w:r>
      <w:r w:rsidR="00EF2DAC" w:rsidRPr="00EF7F7E">
        <w:t>以</w:t>
      </w:r>
      <w:r w:rsidR="00EF2DAC">
        <w:rPr>
          <w:rFonts w:hint="eastAsia"/>
        </w:rPr>
        <w:t>得到</w:t>
      </w:r>
      <w:r w:rsidR="00EF2DAC" w:rsidRPr="00EF7F7E">
        <w:t>零件功率與位置擺放的正確性</w:t>
      </w:r>
      <w:r w:rsidR="00D7260E" w:rsidRPr="00EF7F7E">
        <w:t>。</w:t>
      </w:r>
    </w:p>
    <w:p w:rsidR="00CD40A3" w:rsidRPr="00EF7F7E" w:rsidRDefault="00CD40A3" w:rsidP="006779BC"/>
    <w:p w:rsidR="00520541" w:rsidRDefault="006E6641">
      <w:pPr>
        <w:widowControl/>
        <w:ind w:firstLineChars="200" w:firstLine="480"/>
        <w:jc w:val="both"/>
      </w:pPr>
      <w:r>
        <w:rPr>
          <w:noProof/>
        </w:rPr>
        <w:pict>
          <v:shape id="_x0000_s1030" type="#_x0000_t202" style="position:absolute;left:0;text-align:left;margin-left:1.25pt;margin-top:384.9pt;width:421.65pt;height:303.1pt;z-index:251654144;mso-position-horizontal-relative:margin;mso-position-vertical-relative:margin;mso-width-relative:margin;mso-height-relative:margin">
            <v:textbox style="mso-next-textbox:#_x0000_s1030">
              <w:txbxContent>
                <w:p w:rsidR="000E260D" w:rsidRDefault="00807C0E">
                  <w:r>
                    <w:rPr>
                      <w:rFonts w:ascii="新細明體" w:hAnsi="新細明體"/>
                      <w:noProof/>
                    </w:rPr>
                    <w:drawing>
                      <wp:inline distT="0" distB="0" distL="0" distR="0">
                        <wp:extent cx="5162550" cy="3352800"/>
                        <wp:effectExtent l="19050" t="0" r="0" b="0"/>
                        <wp:docPr id="40" name="圖片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62550" cy="3352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E260D" w:rsidRPr="005E56EB" w:rsidRDefault="000E260D" w:rsidP="005E56EB">
                  <w:pPr>
                    <w:pStyle w:val="Figure"/>
                    <w:ind w:left="1440" w:hanging="480"/>
                  </w:pPr>
                  <w:bookmarkStart w:id="26" w:name="_Ref297903480"/>
                  <w:bookmarkStart w:id="27" w:name="_Toc298344163"/>
                  <w:bookmarkStart w:id="28" w:name="_Toc298847903"/>
                  <w:bookmarkStart w:id="29" w:name="_Toc301450387"/>
                  <w:r>
                    <w:rPr>
                      <w:rFonts w:hint="eastAsia"/>
                    </w:rPr>
                    <w:t>圖</w:t>
                  </w:r>
                  <w:bookmarkEnd w:id="26"/>
                  <w:r w:rsidR="003339CF">
                    <w:rPr>
                      <w:rFonts w:hint="eastAsia"/>
                    </w:rPr>
                    <w:t xml:space="preserve"> </w:t>
                  </w:r>
                  <w:r w:rsidR="006E6641">
                    <w:fldChar w:fldCharType="begin"/>
                  </w:r>
                  <w:r w:rsidR="003339CF">
                    <w:instrText xml:space="preserve"> </w:instrText>
                  </w:r>
                  <w:r w:rsidR="003339CF">
                    <w:rPr>
                      <w:rFonts w:hint="eastAsia"/>
                    </w:rPr>
                    <w:instrText xml:space="preserve">SEQ </w:instrText>
                  </w:r>
                  <w:r w:rsidR="003339CF">
                    <w:rPr>
                      <w:rFonts w:hint="eastAsia"/>
                    </w:rPr>
                    <w:instrText>圖表</w:instrText>
                  </w:r>
                  <w:r w:rsidR="003339CF">
                    <w:rPr>
                      <w:rFonts w:hint="eastAsia"/>
                    </w:rPr>
                    <w:instrText xml:space="preserve"> \* ARABIC</w:instrText>
                  </w:r>
                  <w:r w:rsidR="003339CF">
                    <w:instrText xml:space="preserve"> </w:instrText>
                  </w:r>
                  <w:r w:rsidR="006E6641">
                    <w:fldChar w:fldCharType="separate"/>
                  </w:r>
                  <w:r w:rsidR="0054414A">
                    <w:rPr>
                      <w:noProof/>
                    </w:rPr>
                    <w:t>3</w:t>
                  </w:r>
                  <w:r w:rsidR="006E6641">
                    <w:fldChar w:fldCharType="end"/>
                  </w:r>
                  <w:r>
                    <w:rPr>
                      <w:rFonts w:hint="eastAsia"/>
                    </w:rPr>
                    <w:t xml:space="preserve">. </w:t>
                  </w:r>
                  <w:r>
                    <w:rPr>
                      <w:rFonts w:hint="eastAsia"/>
                    </w:rPr>
                    <w:t>使用</w:t>
                  </w:r>
                  <w:r>
                    <w:rPr>
                      <w:rFonts w:hint="eastAsia"/>
                    </w:rPr>
                    <w:t xml:space="preserve">LineSim </w:t>
                  </w:r>
                  <w:r>
                    <w:rPr>
                      <w:rFonts w:hint="eastAsia"/>
                    </w:rPr>
                    <w:t>做板層模擬及參數分析</w:t>
                  </w:r>
                  <w:bookmarkEnd w:id="27"/>
                  <w:bookmarkEnd w:id="28"/>
                  <w:bookmarkEnd w:id="29"/>
                </w:p>
                <w:p w:rsidR="000E260D" w:rsidRPr="00F14E33" w:rsidRDefault="000E260D"/>
                <w:p w:rsidR="000E260D" w:rsidRDefault="000E260D"/>
              </w:txbxContent>
            </v:textbox>
            <w10:wrap type="square" anchorx="margin" anchory="margin"/>
          </v:shape>
        </w:pict>
      </w:r>
      <w:r w:rsidR="00ED4F25" w:rsidRPr="00EF7F7E">
        <w:t>而</w:t>
      </w:r>
      <w:r w:rsidR="000368AF" w:rsidRPr="00EF7F7E">
        <w:t>在執行</w:t>
      </w:r>
      <w:r w:rsidR="000368AF" w:rsidRPr="00EF7F7E">
        <w:t>Auto Routing Signal</w:t>
      </w:r>
      <w:r w:rsidR="000368AF" w:rsidRPr="00EF7F7E">
        <w:t>之前</w:t>
      </w:r>
      <w:r w:rsidR="000368AF" w:rsidRPr="00EF7F7E">
        <w:t xml:space="preserve">, </w:t>
      </w:r>
      <w:r w:rsidR="00454878" w:rsidRPr="00EF7F7E">
        <w:t>須</w:t>
      </w:r>
      <w:r w:rsidR="000368AF" w:rsidRPr="00EF7F7E">
        <w:rPr>
          <w:kern w:val="0"/>
        </w:rPr>
        <w:t>先行設定</w:t>
      </w:r>
      <w:r w:rsidR="000368AF" w:rsidRPr="00EF7F7E">
        <w:rPr>
          <w:kern w:val="0"/>
        </w:rPr>
        <w:t>Physical Constraints</w:t>
      </w:r>
      <w:r w:rsidR="00490ABA" w:rsidRPr="00EF7F7E">
        <w:rPr>
          <w:kern w:val="0"/>
        </w:rPr>
        <w:t xml:space="preserve"> </w:t>
      </w:r>
      <w:r w:rsidR="000368AF" w:rsidRPr="00EF7F7E">
        <w:rPr>
          <w:kern w:val="0"/>
        </w:rPr>
        <w:t>(Layout</w:t>
      </w:r>
      <w:r w:rsidR="000368AF" w:rsidRPr="00EF7F7E">
        <w:rPr>
          <w:kern w:val="0"/>
        </w:rPr>
        <w:t>的限制範圍</w:t>
      </w:r>
      <w:r w:rsidR="000368AF" w:rsidRPr="00EF7F7E">
        <w:rPr>
          <w:kern w:val="0"/>
        </w:rPr>
        <w:t>)</w:t>
      </w:r>
      <w:r w:rsidR="00454878" w:rsidRPr="00EF7F7E">
        <w:rPr>
          <w:kern w:val="0"/>
        </w:rPr>
        <w:t>的數</w:t>
      </w:r>
      <w:r w:rsidR="000368AF" w:rsidRPr="00EF7F7E">
        <w:rPr>
          <w:kern w:val="0"/>
        </w:rPr>
        <w:t>值</w:t>
      </w:r>
      <w:r w:rsidR="00D7260E" w:rsidRPr="00EF7F7E">
        <w:rPr>
          <w:kern w:val="0"/>
        </w:rPr>
        <w:t>,</w:t>
      </w:r>
      <w:r w:rsidR="00454878" w:rsidRPr="00EF7F7E">
        <w:rPr>
          <w:kern w:val="0"/>
        </w:rPr>
        <w:t xml:space="preserve"> </w:t>
      </w:r>
      <w:r w:rsidR="00454878" w:rsidRPr="00EF7F7E">
        <w:rPr>
          <w:kern w:val="0"/>
        </w:rPr>
        <w:t>並</w:t>
      </w:r>
      <w:r w:rsidR="000368AF" w:rsidRPr="00EF7F7E">
        <w:t>使用</w:t>
      </w:r>
      <w:r w:rsidR="00490ABA" w:rsidRPr="00EF7F7E">
        <w:t>LineSim</w:t>
      </w:r>
      <w:r w:rsidR="000368AF" w:rsidRPr="00EF7F7E">
        <w:rPr>
          <w:kern w:val="0"/>
        </w:rPr>
        <w:t>進行</w:t>
      </w:r>
      <w:r w:rsidR="007A7ED4" w:rsidRPr="00EF7F7E">
        <w:t>板層模擬及參數分析</w:t>
      </w:r>
      <w:r w:rsidR="00874227">
        <w:rPr>
          <w:rFonts w:hint="eastAsia"/>
        </w:rPr>
        <w:t xml:space="preserve"> </w:t>
      </w:r>
      <w:r w:rsidR="00454878" w:rsidRPr="00EF7F7E">
        <w:t>(</w:t>
      </w:r>
      <w:r w:rsidR="00454878" w:rsidRPr="00EF7F7E">
        <w:t>如</w:t>
      </w:r>
      <w:fldSimple w:instr=" REF _Ref297903480 \h  \* MERGEFORMAT ">
        <w:r w:rsidR="0054414A">
          <w:rPr>
            <w:rFonts w:hint="eastAsia"/>
          </w:rPr>
          <w:t>圖</w:t>
        </w:r>
      </w:fldSimple>
      <w:r w:rsidR="00830355" w:rsidRPr="00EF7F7E">
        <w:rPr>
          <w:kern w:val="0"/>
        </w:rPr>
        <w:t>3</w:t>
      </w:r>
      <w:r w:rsidR="00454878" w:rsidRPr="00EF7F7E">
        <w:rPr>
          <w:kern w:val="0"/>
        </w:rPr>
        <w:t>所示</w:t>
      </w:r>
      <w:r w:rsidR="00454878" w:rsidRPr="00EF7F7E">
        <w:rPr>
          <w:kern w:val="0"/>
        </w:rPr>
        <w:t>)</w:t>
      </w:r>
      <w:r w:rsidR="00F63F1F" w:rsidRPr="00EF7F7E">
        <w:t>,</w:t>
      </w:r>
      <w:r w:rsidR="006A6AEC" w:rsidRPr="00EF7F7E">
        <w:t xml:space="preserve"> </w:t>
      </w:r>
      <w:r w:rsidR="00101769" w:rsidRPr="00EF7F7E">
        <w:t>而</w:t>
      </w:r>
      <w:r w:rsidR="008D7F96" w:rsidRPr="00EF7F7E">
        <w:t>LineSim</w:t>
      </w:r>
      <w:r w:rsidR="000368AF" w:rsidRPr="00EF7F7E">
        <w:rPr>
          <w:kern w:val="0"/>
        </w:rPr>
        <w:t>的模擬</w:t>
      </w:r>
      <w:r w:rsidR="000368AF" w:rsidRPr="00EF7F7E">
        <w:rPr>
          <w:kern w:val="0"/>
        </w:rPr>
        <w:t xml:space="preserve">, </w:t>
      </w:r>
      <w:r w:rsidR="006B6E72" w:rsidRPr="00EF7F7E">
        <w:t>可</w:t>
      </w:r>
      <w:r w:rsidR="000368AF" w:rsidRPr="00EF7F7E">
        <w:t>得到系統多電源區域零件</w:t>
      </w:r>
      <w:r w:rsidR="005051FD" w:rsidRPr="00EF7F7E">
        <w:t>放置</w:t>
      </w:r>
      <w:r w:rsidR="005051FD" w:rsidRPr="00EF7F7E">
        <w:t xml:space="preserve"> (</w:t>
      </w:r>
      <w:r w:rsidR="000368AF" w:rsidRPr="00EF7F7E">
        <w:t>Placement</w:t>
      </w:r>
      <w:r w:rsidR="005051FD" w:rsidRPr="00EF7F7E">
        <w:t>)</w:t>
      </w:r>
      <w:r w:rsidR="00A87987">
        <w:rPr>
          <w:rFonts w:hint="eastAsia"/>
        </w:rPr>
        <w:t>的</w:t>
      </w:r>
      <w:r w:rsidR="000368AF" w:rsidRPr="00EF7F7E">
        <w:t>策略</w:t>
      </w:r>
      <w:r w:rsidR="00454878" w:rsidRPr="00EF7F7E">
        <w:t xml:space="preserve">, </w:t>
      </w:r>
      <w:r w:rsidR="000368AF" w:rsidRPr="00EF7F7E">
        <w:t>以及電源濾波電容的參數</w:t>
      </w:r>
      <w:r w:rsidR="000368AF" w:rsidRPr="00EF7F7E">
        <w:t xml:space="preserve">, </w:t>
      </w:r>
      <w:r w:rsidR="000368AF" w:rsidRPr="00EF7F7E">
        <w:t>進而提供電源設計</w:t>
      </w:r>
      <w:r w:rsidR="00A87987">
        <w:rPr>
          <w:rFonts w:hint="eastAsia"/>
        </w:rPr>
        <w:t>與</w:t>
      </w:r>
      <w:r w:rsidR="000368AF" w:rsidRPr="00EF7F7E">
        <w:t>雜訊</w:t>
      </w:r>
      <w:r w:rsidR="00A87987" w:rsidRPr="00EF7F7E">
        <w:t>問題</w:t>
      </w:r>
      <w:r w:rsidR="00A87987">
        <w:rPr>
          <w:rFonts w:hint="eastAsia"/>
        </w:rPr>
        <w:t>的</w:t>
      </w:r>
      <w:r w:rsidR="000368AF" w:rsidRPr="00EF7F7E">
        <w:t>分</w:t>
      </w:r>
      <w:r w:rsidR="000368AF" w:rsidRPr="00EF7F7E">
        <w:lastRenderedPageBreak/>
        <w:t>析。</w:t>
      </w:r>
      <w:r w:rsidR="000368AF" w:rsidRPr="00EF7F7E">
        <w:t xml:space="preserve"> </w:t>
      </w:r>
    </w:p>
    <w:p w:rsidR="00303187" w:rsidRPr="00EF7F7E" w:rsidRDefault="00303187" w:rsidP="00ED4F25">
      <w:pPr>
        <w:widowControl/>
        <w:ind w:firstLineChars="200" w:firstLine="480"/>
        <w:jc w:val="both"/>
      </w:pPr>
    </w:p>
    <w:p w:rsidR="009E3AF8" w:rsidRPr="00EF7F7E" w:rsidRDefault="001B6397" w:rsidP="009E3AF8">
      <w:pPr>
        <w:widowControl/>
      </w:pPr>
      <w:r w:rsidRPr="00EF7F7E">
        <w:t xml:space="preserve">    </w:t>
      </w:r>
      <w:r w:rsidRPr="00EF7F7E">
        <w:t>至於</w:t>
      </w:r>
      <w:r w:rsidRPr="00EF7F7E">
        <w:t>Auto Routing Signal</w:t>
      </w:r>
      <w:r w:rsidRPr="00EF7F7E">
        <w:t>後</w:t>
      </w:r>
      <w:r w:rsidRPr="00EF7F7E">
        <w:t xml:space="preserve">, </w:t>
      </w:r>
      <w:r w:rsidRPr="00EF7F7E">
        <w:t>可使</w:t>
      </w:r>
    </w:p>
    <w:p w:rsidR="001B6397" w:rsidRPr="00EF7F7E" w:rsidRDefault="001B6397" w:rsidP="009E3AF8">
      <w:pPr>
        <w:widowControl/>
      </w:pPr>
      <w:r w:rsidRPr="00EF7F7E">
        <w:t>用</w:t>
      </w:r>
      <w:r w:rsidRPr="00EF7F7E">
        <w:t>BoardSim</w:t>
      </w:r>
      <w:r w:rsidRPr="00EF7F7E">
        <w:t>進行</w:t>
      </w:r>
      <w:r w:rsidRPr="00EF7F7E">
        <w:rPr>
          <w:kern w:val="0"/>
        </w:rPr>
        <w:t>SI</w:t>
      </w:r>
      <w:r w:rsidRPr="00EF7F7E">
        <w:rPr>
          <w:kern w:val="0"/>
        </w:rPr>
        <w:t>的</w:t>
      </w:r>
      <w:r w:rsidRPr="00EF7F7E">
        <w:t>分析</w:t>
      </w:r>
      <w:r w:rsidRPr="00EF7F7E">
        <w:t xml:space="preserve">; </w:t>
      </w:r>
      <w:r w:rsidRPr="00EF7F7E">
        <w:t>同時</w:t>
      </w:r>
      <w:r w:rsidRPr="00EF7F7E">
        <w:t xml:space="preserve">, </w:t>
      </w:r>
      <w:r w:rsidRPr="00EF7F7E">
        <w:t>通</w:t>
      </w:r>
    </w:p>
    <w:p w:rsidR="001B6397" w:rsidRPr="00EF7F7E" w:rsidRDefault="001B6397" w:rsidP="009E3AF8">
      <w:pPr>
        <w:widowControl/>
      </w:pPr>
      <w:r w:rsidRPr="00EF7F7E">
        <w:t>過</w:t>
      </w:r>
      <w:r w:rsidRPr="00EF7F7E">
        <w:t>LineSim</w:t>
      </w:r>
      <w:r w:rsidRPr="00EF7F7E">
        <w:t>和</w:t>
      </w:r>
      <w:r w:rsidRPr="00EF7F7E">
        <w:t>BoardSim</w:t>
      </w:r>
      <w:r w:rsidRPr="00EF7F7E">
        <w:t>的互動</w:t>
      </w:r>
      <w:r w:rsidR="00694BF9">
        <w:rPr>
          <w:rFonts w:hint="eastAsia"/>
        </w:rPr>
        <w:t xml:space="preserve"> </w:t>
      </w:r>
      <w:r w:rsidR="00A87987">
        <w:rPr>
          <w:rFonts w:hint="eastAsia"/>
        </w:rPr>
        <w:t>(</w:t>
      </w:r>
      <w:r w:rsidR="00A87987">
        <w:rPr>
          <w:rFonts w:hint="eastAsia"/>
        </w:rPr>
        <w:t>可從</w:t>
      </w:r>
      <w:r w:rsidR="00A87987" w:rsidRPr="00EF7F7E">
        <w:t>BoardSim</w:t>
      </w:r>
      <w:r w:rsidR="00A87987">
        <w:rPr>
          <w:rFonts w:hint="eastAsia"/>
        </w:rPr>
        <w:t>的電路中</w:t>
      </w:r>
      <w:r w:rsidR="0089588D">
        <w:rPr>
          <w:rFonts w:hint="eastAsia"/>
        </w:rPr>
        <w:t xml:space="preserve">, </w:t>
      </w:r>
      <w:r w:rsidR="00A87987">
        <w:rPr>
          <w:rFonts w:hint="eastAsia"/>
        </w:rPr>
        <w:t>選取局部電路</w:t>
      </w:r>
      <w:r w:rsidR="0089588D">
        <w:rPr>
          <w:rFonts w:hint="eastAsia"/>
        </w:rPr>
        <w:t>進行個別深入</w:t>
      </w:r>
      <w:r w:rsidR="0089588D" w:rsidRPr="00EF7F7E">
        <w:t>LineSim</w:t>
      </w:r>
      <w:r w:rsidR="0089588D">
        <w:rPr>
          <w:rFonts w:hint="eastAsia"/>
        </w:rPr>
        <w:t>的分析</w:t>
      </w:r>
      <w:r w:rsidR="00A87987">
        <w:rPr>
          <w:rFonts w:hint="eastAsia"/>
        </w:rPr>
        <w:t>)</w:t>
      </w:r>
      <w:r w:rsidR="00694BF9">
        <w:rPr>
          <w:rFonts w:hint="eastAsia"/>
        </w:rPr>
        <w:t xml:space="preserve"> </w:t>
      </w:r>
      <w:r w:rsidRPr="00EF7F7E">
        <w:t>使用</w:t>
      </w:r>
      <w:r w:rsidRPr="00EF7F7E">
        <w:t>,</w:t>
      </w:r>
    </w:p>
    <w:p w:rsidR="001B6397" w:rsidRPr="00EF7F7E" w:rsidRDefault="0089588D" w:rsidP="009E3AF8">
      <w:pPr>
        <w:widowControl/>
      </w:pPr>
      <w:r>
        <w:rPr>
          <w:rFonts w:hint="eastAsia"/>
        </w:rPr>
        <w:t>來</w:t>
      </w:r>
      <w:r w:rsidR="001B6397" w:rsidRPr="00EF7F7E">
        <w:t>分析</w:t>
      </w:r>
      <w:r w:rsidR="001B6397" w:rsidRPr="00EF7F7E">
        <w:t>PCB</w:t>
      </w:r>
      <w:r w:rsidR="001B6397" w:rsidRPr="00EF7F7E">
        <w:t>疊層設計、實際的佈局</w:t>
      </w:r>
      <w:r>
        <w:rPr>
          <w:rFonts w:hint="eastAsia"/>
        </w:rPr>
        <w:t>/</w:t>
      </w:r>
    </w:p>
    <w:p w:rsidR="001B6397" w:rsidRPr="00EF7F7E" w:rsidRDefault="001B6397" w:rsidP="009E3AF8">
      <w:pPr>
        <w:widowControl/>
      </w:pPr>
      <w:r w:rsidRPr="00EF7F7E">
        <w:t>佈線、信號的傳輸特性與串擾</w:t>
      </w:r>
      <w:r w:rsidRPr="00EF7F7E">
        <w:t xml:space="preserve">, </w:t>
      </w:r>
      <w:r w:rsidRPr="00EF7F7E">
        <w:t>使能</w:t>
      </w:r>
    </w:p>
    <w:p w:rsidR="00830355" w:rsidRPr="00EF7F7E" w:rsidRDefault="001B6397" w:rsidP="009E3AF8">
      <w:pPr>
        <w:widowControl/>
      </w:pPr>
      <w:r w:rsidRPr="00EF7F7E">
        <w:t>保證系統電路高速的傳輸特性。此外</w:t>
      </w:r>
      <w:r w:rsidR="00874227">
        <w:rPr>
          <w:rFonts w:hint="eastAsia"/>
        </w:rPr>
        <w:t xml:space="preserve"> , </w:t>
      </w:r>
      <w:r w:rsidRPr="00EF7F7E">
        <w:t>BoardSim</w:t>
      </w:r>
      <w:r w:rsidRPr="00EF7F7E">
        <w:t>還可進行多板模擬和接插件模擬</w:t>
      </w:r>
      <w:r w:rsidRPr="00EF7F7E">
        <w:t xml:space="preserve">, </w:t>
      </w:r>
      <w:r w:rsidRPr="00EF7F7E">
        <w:t>從系統整體角度考慮串擾強</w:t>
      </w:r>
      <w:r w:rsidR="00830355" w:rsidRPr="00EF7F7E">
        <w:t>度、阻抗連續性、整個信號網路的完整性等問題。</w:t>
      </w:r>
    </w:p>
    <w:p w:rsidR="0035428D" w:rsidRDefault="0035428D" w:rsidP="009E3AF8">
      <w:pPr>
        <w:widowControl/>
      </w:pPr>
    </w:p>
    <w:p w:rsidR="001B6397" w:rsidRPr="00EF7F7E" w:rsidRDefault="006E6A80" w:rsidP="009E3AF8">
      <w:pPr>
        <w:widowControl/>
        <w:rPr>
          <w:color w:val="000000"/>
        </w:rPr>
      </w:pPr>
      <w:r>
        <w:rPr>
          <w:rFonts w:hint="eastAsia"/>
        </w:rPr>
        <w:t>(</w:t>
      </w:r>
      <w:r w:rsidR="00830355" w:rsidRPr="00EF7F7E">
        <w:t>註</w:t>
      </w:r>
      <w:r w:rsidR="00830355" w:rsidRPr="00EF7F7E">
        <w:t xml:space="preserve">: </w:t>
      </w:r>
      <w:r w:rsidR="00830355" w:rsidRPr="00EF7F7E">
        <w:rPr>
          <w:color w:val="000000"/>
        </w:rPr>
        <w:t>Mentor Graphics PCB</w:t>
      </w:r>
      <w:r w:rsidR="00830355" w:rsidRPr="00EF7F7E">
        <w:rPr>
          <w:color w:val="000000"/>
        </w:rPr>
        <w:t>後段</w:t>
      </w:r>
      <w:r w:rsidR="00830355" w:rsidRPr="00EF7F7E">
        <w:rPr>
          <w:color w:val="000000"/>
        </w:rPr>
        <w:t xml:space="preserve">, </w:t>
      </w:r>
      <w:r w:rsidR="00830355" w:rsidRPr="00EF7F7E">
        <w:rPr>
          <w:color w:val="000000"/>
        </w:rPr>
        <w:t>常用</w:t>
      </w:r>
    </w:p>
    <w:p w:rsidR="00830355" w:rsidRPr="00EF7F7E" w:rsidRDefault="00830355" w:rsidP="009E3AF8">
      <w:pPr>
        <w:widowControl/>
        <w:rPr>
          <w:color w:val="000000"/>
        </w:rPr>
      </w:pPr>
      <w:r w:rsidRPr="00EF7F7E">
        <w:rPr>
          <w:color w:val="000000"/>
        </w:rPr>
        <w:t>的軟體有</w:t>
      </w:r>
      <w:r w:rsidRPr="00EF7F7E">
        <w:rPr>
          <w:color w:val="000000"/>
        </w:rPr>
        <w:t xml:space="preserve"> Expedition, PADS Layout,  PADS Router,</w:t>
      </w:r>
      <w:r w:rsidR="00EF2DAC">
        <w:rPr>
          <w:rFonts w:hint="eastAsia"/>
          <w:color w:val="000000"/>
        </w:rPr>
        <w:t xml:space="preserve"> </w:t>
      </w:r>
      <w:r w:rsidRPr="00EF7F7E">
        <w:rPr>
          <w:color w:val="000000"/>
        </w:rPr>
        <w:t xml:space="preserve">HyperLynx SI/PI/EMI Analysis, HyperLynx Thermal Analysis </w:t>
      </w:r>
      <w:r w:rsidRPr="00EF7F7E">
        <w:rPr>
          <w:color w:val="000000"/>
        </w:rPr>
        <w:t>及</w:t>
      </w:r>
      <w:r w:rsidRPr="00EF7F7E">
        <w:rPr>
          <w:color w:val="000000"/>
        </w:rPr>
        <w:t>Quiet Expert</w:t>
      </w:r>
      <w:r w:rsidRPr="00EF7F7E">
        <w:rPr>
          <w:color w:val="000000"/>
        </w:rPr>
        <w:t>等。</w:t>
      </w:r>
      <w:r w:rsidR="0035428D">
        <w:rPr>
          <w:rFonts w:hint="eastAsia"/>
          <w:color w:val="000000"/>
        </w:rPr>
        <w:t>)</w:t>
      </w:r>
    </w:p>
    <w:p w:rsidR="00830355" w:rsidRPr="00EF7F7E" w:rsidRDefault="00830355" w:rsidP="009E3AF8">
      <w:pPr>
        <w:widowControl/>
      </w:pPr>
    </w:p>
    <w:p w:rsidR="000368AF" w:rsidRPr="00EF7F7E" w:rsidRDefault="006019F3" w:rsidP="0075739B">
      <w:pPr>
        <w:pStyle w:val="1"/>
        <w:numPr>
          <w:ilvl w:val="0"/>
          <w:numId w:val="38"/>
        </w:numPr>
        <w:rPr>
          <w:rFonts w:ascii="Times New Roman" w:hAnsi="Times New Roman"/>
        </w:rPr>
      </w:pPr>
      <w:bookmarkStart w:id="30" w:name="_Toc298847915"/>
      <w:bookmarkStart w:id="31" w:name="_Toc301450401"/>
      <w:r w:rsidRPr="00EF7F7E">
        <w:rPr>
          <w:rFonts w:ascii="Times New Roman" w:hAnsi="Times New Roman"/>
        </w:rPr>
        <w:lastRenderedPageBreak/>
        <w:t>信</w:t>
      </w:r>
      <w:r w:rsidR="0071143B" w:rsidRPr="00EF7F7E">
        <w:rPr>
          <w:rFonts w:ascii="Times New Roman" w:hAnsi="Times New Roman"/>
        </w:rPr>
        <w:t>號完整性</w:t>
      </w:r>
      <w:bookmarkEnd w:id="30"/>
      <w:bookmarkEnd w:id="31"/>
    </w:p>
    <w:p w:rsidR="008F7B73" w:rsidRPr="00EF7F7E" w:rsidRDefault="006019F3" w:rsidP="008F7B73">
      <w:pPr>
        <w:ind w:firstLineChars="200" w:firstLine="480"/>
        <w:rPr>
          <w:color w:val="000000"/>
        </w:rPr>
      </w:pPr>
      <w:r w:rsidRPr="00EF7F7E">
        <w:t>信</w:t>
      </w:r>
      <w:r w:rsidR="008F7B73" w:rsidRPr="00EF7F7E">
        <w:t>號完整性行</w:t>
      </w:r>
      <w:r w:rsidR="008F7B73" w:rsidRPr="00EF7F7E">
        <w:t>(SI)</w:t>
      </w:r>
      <w:r w:rsidR="008F7B73" w:rsidRPr="00EF7F7E">
        <w:t>主要著眼於分析串擾</w:t>
      </w:r>
      <w:r w:rsidR="00694BF9">
        <w:rPr>
          <w:rFonts w:hint="eastAsia"/>
        </w:rPr>
        <w:t xml:space="preserve"> </w:t>
      </w:r>
      <w:r w:rsidR="00C44754" w:rsidRPr="00EF7F7E">
        <w:t>(</w:t>
      </w:r>
      <w:r w:rsidR="00C44754" w:rsidRPr="00EF7F7E">
        <w:rPr>
          <w:bCs/>
        </w:rPr>
        <w:t>Crosstalk</w:t>
      </w:r>
      <w:r w:rsidR="008F7B73" w:rsidRPr="00EF7F7E">
        <w:t xml:space="preserve">, </w:t>
      </w:r>
      <w:r w:rsidR="008F7B73" w:rsidRPr="00EF7F7E">
        <w:t>即因相鄰線路電場與磁場的藕合</w:t>
      </w:r>
      <w:r w:rsidR="008F7B73" w:rsidRPr="00EF7F7E">
        <w:t xml:space="preserve">, </w:t>
      </w:r>
      <w:r w:rsidR="008F7B73" w:rsidRPr="00EF7F7E">
        <w:t>引入雜訊干擾的現象</w:t>
      </w:r>
      <w:r w:rsidR="008F7B73" w:rsidRPr="00EF7F7E">
        <w:rPr>
          <w:bCs/>
        </w:rPr>
        <w:t>),</w:t>
      </w:r>
      <w:r w:rsidR="008F7B73" w:rsidRPr="00EF7F7E">
        <w:rPr>
          <w:bCs/>
        </w:rPr>
        <w:t>延遲</w:t>
      </w:r>
      <w:r w:rsidR="00694BF9">
        <w:rPr>
          <w:rFonts w:hint="eastAsia"/>
          <w:bCs/>
        </w:rPr>
        <w:t xml:space="preserve"> </w:t>
      </w:r>
      <w:r w:rsidR="00C44754" w:rsidRPr="00EF7F7E">
        <w:rPr>
          <w:bCs/>
        </w:rPr>
        <w:t>(Delay</w:t>
      </w:r>
      <w:r w:rsidR="00636A62">
        <w:rPr>
          <w:rFonts w:hint="eastAsia"/>
          <w:bCs/>
        </w:rPr>
        <w:t xml:space="preserve">, </w:t>
      </w:r>
      <w:r w:rsidR="00636A62">
        <w:rPr>
          <w:rFonts w:hint="eastAsia"/>
          <w:bCs/>
        </w:rPr>
        <w:t>信號不正常的滯後</w:t>
      </w:r>
      <w:r w:rsidR="008F7B73" w:rsidRPr="00EF7F7E">
        <w:rPr>
          <w:bCs/>
        </w:rPr>
        <w:t xml:space="preserve">), </w:t>
      </w:r>
      <w:r w:rsidR="00C44754" w:rsidRPr="00EF7F7E">
        <w:rPr>
          <w:bCs/>
        </w:rPr>
        <w:t>振鈴</w:t>
      </w:r>
      <w:r w:rsidR="00694BF9">
        <w:rPr>
          <w:rFonts w:hint="eastAsia"/>
          <w:bCs/>
        </w:rPr>
        <w:t xml:space="preserve"> </w:t>
      </w:r>
      <w:r w:rsidR="00C44754" w:rsidRPr="00EF7F7E">
        <w:rPr>
          <w:bCs/>
        </w:rPr>
        <w:t>(</w:t>
      </w:r>
      <w:r w:rsidR="008F7B73" w:rsidRPr="00EF7F7E">
        <w:rPr>
          <w:bCs/>
        </w:rPr>
        <w:t>Ringing</w:t>
      </w:r>
      <w:r w:rsidR="00C44754" w:rsidRPr="00EF7F7E">
        <w:rPr>
          <w:bCs/>
        </w:rPr>
        <w:t xml:space="preserve">, </w:t>
      </w:r>
      <w:r w:rsidR="008F7B73" w:rsidRPr="00EF7F7E">
        <w:rPr>
          <w:bCs/>
        </w:rPr>
        <w:t>即不希望有的振盪</w:t>
      </w:r>
      <w:r w:rsidR="008F7B73" w:rsidRPr="00EF7F7E">
        <w:rPr>
          <w:bCs/>
        </w:rPr>
        <w:t>),</w:t>
      </w:r>
      <w:r w:rsidR="00C44754" w:rsidRPr="00EF7F7E">
        <w:rPr>
          <w:bCs/>
        </w:rPr>
        <w:t xml:space="preserve"> </w:t>
      </w:r>
      <w:r w:rsidR="008F7B73" w:rsidRPr="00EF7F7E">
        <w:rPr>
          <w:bCs/>
        </w:rPr>
        <w:t>信號反射</w:t>
      </w:r>
      <w:r w:rsidR="00694BF9">
        <w:rPr>
          <w:rFonts w:hint="eastAsia"/>
          <w:bCs/>
        </w:rPr>
        <w:t xml:space="preserve"> </w:t>
      </w:r>
      <w:r w:rsidR="0089588D">
        <w:rPr>
          <w:bCs/>
        </w:rPr>
        <w:t xml:space="preserve">(Signal </w:t>
      </w:r>
      <w:r w:rsidR="0089588D">
        <w:rPr>
          <w:rFonts w:hint="eastAsia"/>
          <w:bCs/>
        </w:rPr>
        <w:t>R</w:t>
      </w:r>
      <w:r w:rsidR="00C44754" w:rsidRPr="00EF7F7E">
        <w:rPr>
          <w:bCs/>
        </w:rPr>
        <w:t>eflection</w:t>
      </w:r>
      <w:r w:rsidR="008F7B73" w:rsidRPr="00EF7F7E">
        <w:rPr>
          <w:bCs/>
        </w:rPr>
        <w:t xml:space="preserve">, </w:t>
      </w:r>
      <w:r w:rsidR="008F7B73" w:rsidRPr="00EF7F7E">
        <w:rPr>
          <w:bCs/>
        </w:rPr>
        <w:t>即因線路的阻抗不一造成信號反彈的現象</w:t>
      </w:r>
      <w:r w:rsidR="008F7B73" w:rsidRPr="00EF7F7E">
        <w:rPr>
          <w:bCs/>
        </w:rPr>
        <w:t xml:space="preserve">), </w:t>
      </w:r>
      <w:r w:rsidR="00C44754" w:rsidRPr="00EF7F7E">
        <w:rPr>
          <w:bCs/>
        </w:rPr>
        <w:t>地反彈</w:t>
      </w:r>
      <w:r w:rsidR="00694BF9">
        <w:rPr>
          <w:rFonts w:hint="eastAsia"/>
          <w:bCs/>
        </w:rPr>
        <w:t xml:space="preserve"> </w:t>
      </w:r>
      <w:r w:rsidR="00C44754" w:rsidRPr="00EF7F7E">
        <w:rPr>
          <w:bCs/>
        </w:rPr>
        <w:t>(</w:t>
      </w:r>
      <w:r w:rsidR="0089588D">
        <w:rPr>
          <w:bCs/>
        </w:rPr>
        <w:t xml:space="preserve">Ground </w:t>
      </w:r>
      <w:r w:rsidR="0089588D">
        <w:rPr>
          <w:rFonts w:hint="eastAsia"/>
          <w:bCs/>
        </w:rPr>
        <w:t>B</w:t>
      </w:r>
      <w:r w:rsidR="008F7B73" w:rsidRPr="00EF7F7E">
        <w:rPr>
          <w:bCs/>
        </w:rPr>
        <w:t xml:space="preserve">ounce , </w:t>
      </w:r>
      <w:r w:rsidR="008F7B73" w:rsidRPr="00EF7F7E">
        <w:rPr>
          <w:bCs/>
        </w:rPr>
        <w:t>即晶體切換時發生電位比地還低</w:t>
      </w:r>
      <w:r w:rsidR="008F7B73" w:rsidRPr="00EF7F7E">
        <w:rPr>
          <w:bCs/>
        </w:rPr>
        <w:t xml:space="preserve">, </w:t>
      </w:r>
      <w:r w:rsidR="008F7B73" w:rsidRPr="00EF7F7E">
        <w:rPr>
          <w:bCs/>
        </w:rPr>
        <w:t>進而造成</w:t>
      </w:r>
      <w:r w:rsidR="008F7B73" w:rsidRPr="00EF7F7E">
        <w:rPr>
          <w:bCs/>
        </w:rPr>
        <w:t>Logic Gate</w:t>
      </w:r>
      <w:r w:rsidR="008F7B73" w:rsidRPr="00EF7F7E">
        <w:rPr>
          <w:bCs/>
        </w:rPr>
        <w:t>不穩定</w:t>
      </w:r>
      <w:r w:rsidR="00636A62" w:rsidRPr="00EF7F7E">
        <w:rPr>
          <w:bCs/>
        </w:rPr>
        <w:t>的現象</w:t>
      </w:r>
      <w:r w:rsidR="008F7B73" w:rsidRPr="00EF7F7E">
        <w:rPr>
          <w:bCs/>
        </w:rPr>
        <w:t xml:space="preserve">), </w:t>
      </w:r>
      <w:r w:rsidR="008F7B73" w:rsidRPr="00EF7F7E">
        <w:rPr>
          <w:bCs/>
        </w:rPr>
        <w:t>而在</w:t>
      </w:r>
      <w:r w:rsidR="008F7B73" w:rsidRPr="00EF7F7E">
        <w:t>做</w:t>
      </w:r>
      <w:r w:rsidR="008F7B73" w:rsidRPr="00EF7F7E">
        <w:t>SI</w:t>
      </w:r>
      <w:r w:rsidR="008F7B73" w:rsidRPr="00EF7F7E">
        <w:t>分析之前</w:t>
      </w:r>
      <w:r w:rsidR="008F7B73" w:rsidRPr="00EF7F7E">
        <w:t xml:space="preserve">, </w:t>
      </w:r>
      <w:r w:rsidR="008F7B73" w:rsidRPr="00EF7F7E">
        <w:t>必須到製造商網站下載</w:t>
      </w:r>
      <w:r w:rsidR="00E73024">
        <w:t>IBI</w:t>
      </w:r>
      <w:r w:rsidR="00E73024">
        <w:rPr>
          <w:rFonts w:hint="eastAsia"/>
        </w:rPr>
        <w:t>S</w:t>
      </w:r>
      <w:r w:rsidR="008F7B73" w:rsidRPr="00EF7F7E">
        <w:rPr>
          <w:color w:val="000000"/>
        </w:rPr>
        <w:t xml:space="preserve"> (Input/</w:t>
      </w:r>
      <w:r w:rsidR="006E6A80">
        <w:rPr>
          <w:rFonts w:hint="eastAsia"/>
          <w:color w:val="000000"/>
        </w:rPr>
        <w:t xml:space="preserve"> </w:t>
      </w:r>
      <w:r w:rsidR="008F7B73" w:rsidRPr="00EF7F7E">
        <w:rPr>
          <w:color w:val="000000"/>
        </w:rPr>
        <w:t>Output Buffer Information</w:t>
      </w:r>
    </w:p>
    <w:p w:rsidR="00914299" w:rsidRPr="00EF7F7E" w:rsidRDefault="008F7B73" w:rsidP="00593D40">
      <w:r w:rsidRPr="00EF7F7E">
        <w:rPr>
          <w:color w:val="000000"/>
        </w:rPr>
        <w:t>Specification</w:t>
      </w:r>
      <w:r w:rsidR="00593D40">
        <w:rPr>
          <w:rFonts w:hint="eastAsia"/>
          <w:color w:val="000000"/>
        </w:rPr>
        <w:t xml:space="preserve">) </w:t>
      </w:r>
      <w:r w:rsidRPr="00EF7F7E">
        <w:rPr>
          <w:color w:val="000000"/>
        </w:rPr>
        <w:t>模型</w:t>
      </w:r>
      <w:r w:rsidRPr="00EF7F7E">
        <w:rPr>
          <w:color w:val="000000"/>
        </w:rPr>
        <w:t xml:space="preserve">, </w:t>
      </w:r>
      <w:r w:rsidR="00C44754" w:rsidRPr="00EF7F7E">
        <w:rPr>
          <w:color w:val="000000"/>
        </w:rPr>
        <w:t>實際上</w:t>
      </w:r>
      <w:r w:rsidR="00E73024">
        <w:rPr>
          <w:color w:val="000000"/>
        </w:rPr>
        <w:t>IBI</w:t>
      </w:r>
      <w:r w:rsidR="00E73024">
        <w:rPr>
          <w:rFonts w:hint="eastAsia"/>
          <w:color w:val="000000"/>
        </w:rPr>
        <w:t>S</w:t>
      </w:r>
      <w:r w:rsidRPr="00EF7F7E">
        <w:rPr>
          <w:color w:val="000000"/>
        </w:rPr>
        <w:t>模型</w:t>
      </w:r>
      <w:r w:rsidR="00C44754" w:rsidRPr="00EF7F7E">
        <w:rPr>
          <w:color w:val="000000"/>
        </w:rPr>
        <w:t>就</w:t>
      </w:r>
      <w:r w:rsidRPr="00EF7F7E">
        <w:rPr>
          <w:color w:val="000000"/>
        </w:rPr>
        <w:t>是反映晶片驅動和接收電氣特性的</w:t>
      </w:r>
      <w:r w:rsidR="006E6641">
        <w:rPr>
          <w:noProof/>
        </w:rPr>
        <w:pict>
          <v:shape id="_x0000_s1031" type="#_x0000_t202" style="position:absolute;margin-left:7.55pt;margin-top:421pt;width:406.45pt;height:275.75pt;z-index:251655168;mso-position-horizontal-relative:margin;mso-position-vertical-relative:margin;mso-width-relative:margin;mso-height-relative:margin">
            <v:textbox style="mso-next-textbox:#_x0000_s1031">
              <w:txbxContent>
                <w:p w:rsidR="000E260D" w:rsidRDefault="00817DCB">
                  <w:r>
                    <w:pict>
                      <v:shape id="_x0000_i1028" type="#_x0000_t75" style="width:399pt;height:219.75pt">
                        <v:imagedata r:id="rId22" o:title="DRAM_SI"/>
                      </v:shape>
                    </w:pict>
                  </w:r>
                </w:p>
                <w:p w:rsidR="000E260D" w:rsidRDefault="000E260D" w:rsidP="00E73024">
                  <w:pPr>
                    <w:pStyle w:val="Figure"/>
                    <w:ind w:leftChars="0" w:firstLineChars="0" w:firstLine="0"/>
                  </w:pPr>
                  <w:bookmarkStart w:id="32" w:name="_Toc298344164"/>
                  <w:bookmarkStart w:id="33" w:name="_Toc298847904"/>
                  <w:bookmarkStart w:id="34" w:name="_Toc301450388"/>
                  <w:r>
                    <w:rPr>
                      <w:rFonts w:hint="eastAsia"/>
                    </w:rPr>
                    <w:t>圖</w:t>
                  </w:r>
                  <w:r w:rsidR="003339CF">
                    <w:rPr>
                      <w:rFonts w:hint="eastAsia"/>
                    </w:rPr>
                    <w:t xml:space="preserve"> </w:t>
                  </w:r>
                  <w:r w:rsidR="006E6641">
                    <w:fldChar w:fldCharType="begin"/>
                  </w:r>
                  <w:r w:rsidR="003339CF">
                    <w:instrText xml:space="preserve"> </w:instrText>
                  </w:r>
                  <w:r w:rsidR="003339CF">
                    <w:rPr>
                      <w:rFonts w:hint="eastAsia"/>
                    </w:rPr>
                    <w:instrText xml:space="preserve">SEQ </w:instrText>
                  </w:r>
                  <w:r w:rsidR="003339CF">
                    <w:rPr>
                      <w:rFonts w:hint="eastAsia"/>
                    </w:rPr>
                    <w:instrText>圖表</w:instrText>
                  </w:r>
                  <w:r w:rsidR="003339CF">
                    <w:rPr>
                      <w:rFonts w:hint="eastAsia"/>
                    </w:rPr>
                    <w:instrText xml:space="preserve"> \* ARABIC</w:instrText>
                  </w:r>
                  <w:r w:rsidR="003339CF">
                    <w:instrText xml:space="preserve"> </w:instrText>
                  </w:r>
                  <w:r w:rsidR="006E6641">
                    <w:fldChar w:fldCharType="separate"/>
                  </w:r>
                  <w:r w:rsidR="0054414A">
                    <w:rPr>
                      <w:noProof/>
                    </w:rPr>
                    <w:t>4</w:t>
                  </w:r>
                  <w:r w:rsidR="006E6641">
                    <w:fldChar w:fldCharType="end"/>
                  </w:r>
                  <w:r>
                    <w:rPr>
                      <w:rFonts w:hint="eastAsia"/>
                    </w:rPr>
                    <w:t>.</w:t>
                  </w:r>
                  <w:r w:rsidR="00C443FA">
                    <w:rPr>
                      <w:rFonts w:hint="eastAsia"/>
                    </w:rPr>
                    <w:t xml:space="preserve"> </w:t>
                  </w:r>
                  <w:r w:rsidR="005E56EB">
                    <w:rPr>
                      <w:rFonts w:hint="eastAsia"/>
                    </w:rPr>
                    <w:t>使用</w:t>
                  </w:r>
                  <w:r w:rsidR="00EF6D72">
                    <w:rPr>
                      <w:rFonts w:hint="eastAsia"/>
                    </w:rPr>
                    <w:t>BoardSim/</w:t>
                  </w:r>
                  <w:r>
                    <w:rPr>
                      <w:rFonts w:hint="eastAsia"/>
                    </w:rPr>
                    <w:t>DDR Wizard</w:t>
                  </w:r>
                  <w:r>
                    <w:rPr>
                      <w:rFonts w:hint="eastAsia"/>
                    </w:rPr>
                    <w:t>對</w:t>
                  </w:r>
                  <w:r>
                    <w:rPr>
                      <w:rFonts w:hint="eastAsia"/>
                    </w:rPr>
                    <w:t>66MHz</w:t>
                  </w:r>
                  <w:r w:rsidRPr="00E26A76"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SDRAM</w:t>
                  </w:r>
                  <w:bookmarkEnd w:id="32"/>
                  <w:r w:rsidR="00E73024">
                    <w:rPr>
                      <w:rFonts w:hint="eastAsia"/>
                    </w:rPr>
                    <w:t>的</w:t>
                  </w:r>
                  <w:r w:rsidR="005E56EB">
                    <w:rPr>
                      <w:rFonts w:hint="eastAsia"/>
                    </w:rPr>
                    <w:t>模擬與分析</w:t>
                  </w:r>
                  <w:bookmarkEnd w:id="33"/>
                  <w:bookmarkEnd w:id="34"/>
                </w:p>
              </w:txbxContent>
            </v:textbox>
            <w10:wrap type="square" anchorx="margin" anchory="margin"/>
          </v:shape>
        </w:pict>
      </w:r>
      <w:r w:rsidR="00C44754" w:rsidRPr="00EF7F7E">
        <w:rPr>
          <w:color w:val="000000"/>
        </w:rPr>
        <w:t>一種國際</w:t>
      </w:r>
      <w:r w:rsidRPr="00EF7F7E">
        <w:rPr>
          <w:color w:val="000000"/>
        </w:rPr>
        <w:t>標準。它基於</w:t>
      </w:r>
      <w:r w:rsidRPr="00EF7F7E">
        <w:rPr>
          <w:color w:val="000000"/>
        </w:rPr>
        <w:t xml:space="preserve"> </w:t>
      </w:r>
      <w:r w:rsidR="00A54105" w:rsidRPr="00EF7F7E">
        <w:rPr>
          <w:color w:val="000000"/>
        </w:rPr>
        <w:t>I</w:t>
      </w:r>
      <w:r w:rsidR="00A54105" w:rsidRPr="00EF7F7E">
        <w:rPr>
          <w:color w:val="000000"/>
        </w:rPr>
        <w:t>－</w:t>
      </w:r>
      <w:r w:rsidR="00A54105" w:rsidRPr="00EF7F7E">
        <w:rPr>
          <w:color w:val="000000"/>
        </w:rPr>
        <w:t>V</w:t>
      </w:r>
      <w:r w:rsidRPr="00EF7F7E">
        <w:rPr>
          <w:color w:val="000000"/>
        </w:rPr>
        <w:t>曲線</w:t>
      </w:r>
      <w:r w:rsidRPr="00EF7F7E">
        <w:rPr>
          <w:color w:val="000000"/>
        </w:rPr>
        <w:t xml:space="preserve">, </w:t>
      </w:r>
      <w:r w:rsidR="00A54105" w:rsidRPr="00EF7F7E">
        <w:rPr>
          <w:color w:val="000000"/>
        </w:rPr>
        <w:t>對</w:t>
      </w:r>
      <w:r w:rsidR="00A54105" w:rsidRPr="00EF7F7E">
        <w:rPr>
          <w:color w:val="000000"/>
        </w:rPr>
        <w:t>I</w:t>
      </w:r>
      <w:r w:rsidR="00E73024">
        <w:rPr>
          <w:rFonts w:hint="eastAsia"/>
          <w:color w:val="000000"/>
        </w:rPr>
        <w:t>/</w:t>
      </w:r>
      <w:r w:rsidR="00A54105" w:rsidRPr="00EF7F7E">
        <w:rPr>
          <w:color w:val="000000"/>
        </w:rPr>
        <w:t>O Buffer</w:t>
      </w:r>
      <w:r w:rsidRPr="00EF7F7E">
        <w:rPr>
          <w:color w:val="000000"/>
        </w:rPr>
        <w:t>快速建立模型</w:t>
      </w:r>
      <w:r w:rsidRPr="00EF7F7E">
        <w:rPr>
          <w:color w:val="000000"/>
        </w:rPr>
        <w:t xml:space="preserve">, </w:t>
      </w:r>
      <w:r w:rsidR="00A54105" w:rsidRPr="00EF7F7E">
        <w:rPr>
          <w:color w:val="000000"/>
        </w:rPr>
        <w:t>並提供一種標準的檔</w:t>
      </w:r>
      <w:r w:rsidR="00E73024">
        <w:rPr>
          <w:color w:val="000000"/>
        </w:rPr>
        <w:t>案格式來記錄諸如激勵源輸出阻抗、上升</w:t>
      </w:r>
      <w:r w:rsidR="00E73024">
        <w:rPr>
          <w:rFonts w:hint="eastAsia"/>
          <w:color w:val="000000"/>
        </w:rPr>
        <w:t>/</w:t>
      </w:r>
      <w:r w:rsidRPr="00EF7F7E">
        <w:rPr>
          <w:color w:val="000000"/>
        </w:rPr>
        <w:t>下降時間及輸入負載等參數</w:t>
      </w:r>
      <w:r w:rsidRPr="00EF7F7E">
        <w:rPr>
          <w:color w:val="000000"/>
        </w:rPr>
        <w:t xml:space="preserve">, </w:t>
      </w:r>
      <w:r w:rsidR="00A54105" w:rsidRPr="00EF7F7E">
        <w:rPr>
          <w:color w:val="000000"/>
        </w:rPr>
        <w:t>非常適合做振</w:t>
      </w:r>
      <w:r w:rsidRPr="00EF7F7E">
        <w:rPr>
          <w:color w:val="000000"/>
        </w:rPr>
        <w:t>盪和串擾等高頻</w:t>
      </w:r>
      <w:r w:rsidRPr="00EF7F7E">
        <w:rPr>
          <w:color w:val="000000"/>
        </w:rPr>
        <w:lastRenderedPageBreak/>
        <w:t>效應的系統級計算與模擬</w:t>
      </w:r>
      <w:r w:rsidRPr="00EF7F7E">
        <w:rPr>
          <w:color w:val="000000"/>
        </w:rPr>
        <w:t xml:space="preserve">, </w:t>
      </w:r>
      <w:r w:rsidRPr="00EF7F7E">
        <w:rPr>
          <w:color w:val="000000"/>
        </w:rPr>
        <w:t>而在</w:t>
      </w:r>
      <w:r w:rsidR="00A54105" w:rsidRPr="00EF7F7E">
        <w:rPr>
          <w:color w:val="000000"/>
        </w:rPr>
        <w:t>進行訊號完整性分析</w:t>
      </w:r>
      <w:r w:rsidRPr="00EF7F7E">
        <w:rPr>
          <w:color w:val="000000"/>
        </w:rPr>
        <w:t>之</w:t>
      </w:r>
      <w:r w:rsidR="00A54105" w:rsidRPr="00EF7F7E">
        <w:rPr>
          <w:color w:val="000000"/>
        </w:rPr>
        <w:t>前</w:t>
      </w:r>
      <w:r w:rsidRPr="00EF7F7E">
        <w:rPr>
          <w:color w:val="000000"/>
        </w:rPr>
        <w:t xml:space="preserve">, </w:t>
      </w:r>
      <w:r w:rsidR="00A54105" w:rsidRPr="00EF7F7E">
        <w:rPr>
          <w:color w:val="000000"/>
        </w:rPr>
        <w:t>必須</w:t>
      </w:r>
      <w:r w:rsidRPr="00EF7F7E">
        <w:rPr>
          <w:color w:val="000000"/>
        </w:rPr>
        <w:t>先</w:t>
      </w:r>
      <w:r w:rsidR="00A54105" w:rsidRPr="00EF7F7E">
        <w:rPr>
          <w:color w:val="000000"/>
        </w:rPr>
        <w:t>將</w:t>
      </w:r>
      <w:r w:rsidR="00380610" w:rsidRPr="00EF7F7E">
        <w:rPr>
          <w:color w:val="000000"/>
        </w:rPr>
        <w:t>要模擬的元件</w:t>
      </w:r>
      <w:r w:rsidR="00380610" w:rsidRPr="00EF7F7E">
        <w:rPr>
          <w:color w:val="000000"/>
        </w:rPr>
        <w:t xml:space="preserve">, </w:t>
      </w:r>
      <w:r w:rsidR="00380610" w:rsidRPr="00EF7F7E">
        <w:rPr>
          <w:color w:val="000000"/>
        </w:rPr>
        <w:t>先載入</w:t>
      </w:r>
      <w:r w:rsidR="00E73024">
        <w:rPr>
          <w:color w:val="000000"/>
        </w:rPr>
        <w:t>IBI</w:t>
      </w:r>
      <w:r w:rsidR="00E73024">
        <w:rPr>
          <w:rFonts w:hint="eastAsia"/>
          <w:color w:val="000000"/>
        </w:rPr>
        <w:t>S</w:t>
      </w:r>
      <w:r w:rsidR="00A54105" w:rsidRPr="00EF7F7E">
        <w:rPr>
          <w:color w:val="000000"/>
        </w:rPr>
        <w:t xml:space="preserve"> Model</w:t>
      </w:r>
      <w:r w:rsidR="00380610" w:rsidRPr="00EF7F7E">
        <w:rPr>
          <w:color w:val="000000"/>
        </w:rPr>
        <w:t xml:space="preserve"> </w:t>
      </w:r>
      <w:r w:rsidRPr="00EF7F7E">
        <w:rPr>
          <w:color w:val="000000"/>
        </w:rPr>
        <w:t>(</w:t>
      </w:r>
      <w:r w:rsidR="00AD4E92" w:rsidRPr="00EF7F7E">
        <w:rPr>
          <w:color w:val="000000"/>
        </w:rPr>
        <w:t>有些元件</w:t>
      </w:r>
      <w:r w:rsidR="00D91385" w:rsidRPr="00EF7F7E">
        <w:rPr>
          <w:color w:val="000000"/>
        </w:rPr>
        <w:t>如果沒有</w:t>
      </w:r>
      <w:r w:rsidR="00E73024">
        <w:rPr>
          <w:color w:val="000000"/>
        </w:rPr>
        <w:t>IBI</w:t>
      </w:r>
      <w:r w:rsidR="00E73024">
        <w:rPr>
          <w:rFonts w:hint="eastAsia"/>
          <w:color w:val="000000"/>
        </w:rPr>
        <w:t>S</w:t>
      </w:r>
      <w:r w:rsidR="00D91385" w:rsidRPr="00EF7F7E">
        <w:rPr>
          <w:color w:val="000000"/>
        </w:rPr>
        <w:t xml:space="preserve"> Model</w:t>
      </w:r>
      <w:r w:rsidR="00380610" w:rsidRPr="00EF7F7E">
        <w:rPr>
          <w:color w:val="000000"/>
        </w:rPr>
        <w:t xml:space="preserve">, </w:t>
      </w:r>
      <w:r w:rsidR="00D91385" w:rsidRPr="00EF7F7E">
        <w:rPr>
          <w:color w:val="000000"/>
        </w:rPr>
        <w:t>就必須</w:t>
      </w:r>
      <w:r w:rsidR="00CB1722" w:rsidRPr="00EF7F7E">
        <w:rPr>
          <w:color w:val="000000"/>
        </w:rPr>
        <w:t>指定</w:t>
      </w:r>
      <w:r w:rsidR="00A54105" w:rsidRPr="00EF7F7E">
        <w:rPr>
          <w:color w:val="000000"/>
        </w:rPr>
        <w:t>其他</w:t>
      </w:r>
      <w:r w:rsidR="00380610" w:rsidRPr="00EF7F7E">
        <w:rPr>
          <w:color w:val="000000"/>
        </w:rPr>
        <w:t>類似</w:t>
      </w:r>
      <w:r w:rsidR="00AD4E92" w:rsidRPr="00EF7F7E">
        <w:rPr>
          <w:color w:val="000000"/>
        </w:rPr>
        <w:t>Model</w:t>
      </w:r>
      <w:r w:rsidR="00A54105" w:rsidRPr="00EF7F7E">
        <w:rPr>
          <w:color w:val="000000"/>
        </w:rPr>
        <w:t>或自行設定</w:t>
      </w:r>
      <w:r w:rsidRPr="00EF7F7E">
        <w:rPr>
          <w:color w:val="000000"/>
        </w:rPr>
        <w:t>)</w:t>
      </w:r>
      <w:r w:rsidR="00A54105" w:rsidRPr="00EF7F7E">
        <w:rPr>
          <w:color w:val="000000"/>
        </w:rPr>
        <w:t>。</w:t>
      </w:r>
      <w:r w:rsidR="00EB21B1" w:rsidRPr="00EF7F7E">
        <w:rPr>
          <w:color w:val="000000"/>
        </w:rPr>
        <w:t>其中</w:t>
      </w:r>
      <w:r w:rsidR="00EB21B1" w:rsidRPr="00EF7F7E">
        <w:rPr>
          <w:color w:val="000000"/>
        </w:rPr>
        <w:t xml:space="preserve">, </w:t>
      </w:r>
      <w:r w:rsidR="00A970E7" w:rsidRPr="00EF7F7E">
        <w:t>BoardSim</w:t>
      </w:r>
      <w:r w:rsidR="00A970E7" w:rsidRPr="00EF7F7E">
        <w:t>有</w:t>
      </w:r>
      <w:r w:rsidR="00D67E0D" w:rsidRPr="00EF7F7E">
        <w:t xml:space="preserve">Batch Mode Simulation </w:t>
      </w:r>
      <w:r w:rsidR="00EB21B1" w:rsidRPr="00EF7F7E">
        <w:t>(</w:t>
      </w:r>
      <w:r w:rsidR="00EB21B1" w:rsidRPr="00EF7F7E">
        <w:t>即採用預設模型值</w:t>
      </w:r>
      <w:r w:rsidR="00D67E0D" w:rsidRPr="00EF7F7E">
        <w:t>做整個</w:t>
      </w:r>
      <w:r w:rsidR="00D67E0D" w:rsidRPr="00EF7F7E">
        <w:t>PCB</w:t>
      </w:r>
      <w:r w:rsidR="00EB21B1" w:rsidRPr="00EF7F7E">
        <w:t>的快速掃瞄</w:t>
      </w:r>
      <w:r w:rsidR="00D67E0D" w:rsidRPr="00EF7F7E">
        <w:t>模擬</w:t>
      </w:r>
      <w:r w:rsidR="00EB21B1" w:rsidRPr="00EF7F7E">
        <w:t>與</w:t>
      </w:r>
      <w:r w:rsidR="00D67E0D" w:rsidRPr="00EF7F7E">
        <w:t>分析</w:t>
      </w:r>
      <w:r w:rsidR="00EB21B1" w:rsidRPr="00EF7F7E">
        <w:t>)</w:t>
      </w:r>
      <w:r w:rsidR="00EB21B1" w:rsidRPr="00EF7F7E">
        <w:t>與</w:t>
      </w:r>
      <w:r w:rsidR="00D67E0D" w:rsidRPr="00EF7F7E">
        <w:t>In</w:t>
      </w:r>
      <w:r w:rsidR="0089588D">
        <w:rPr>
          <w:rFonts w:hint="eastAsia"/>
        </w:rPr>
        <w:t>teractive</w:t>
      </w:r>
      <w:r w:rsidR="00D67E0D" w:rsidRPr="00EF7F7E">
        <w:t xml:space="preserve"> Mode Simulation</w:t>
      </w:r>
      <w:r w:rsidR="00593D40">
        <w:rPr>
          <w:rFonts w:hint="eastAsia"/>
        </w:rPr>
        <w:t xml:space="preserve"> </w:t>
      </w:r>
      <w:r w:rsidR="00EB21B1" w:rsidRPr="00EF7F7E">
        <w:t>(</w:t>
      </w:r>
      <w:r w:rsidR="00EB21B1" w:rsidRPr="00EF7F7E">
        <w:t>即</w:t>
      </w:r>
      <w:r w:rsidR="00D67E0D" w:rsidRPr="00EF7F7E">
        <w:t>選擇單</w:t>
      </w:r>
      <w:r w:rsidR="002D3590" w:rsidRPr="00EF7F7E">
        <w:t>一</w:t>
      </w:r>
      <w:r w:rsidR="00D67E0D" w:rsidRPr="00EF7F7E">
        <w:t>走線</w:t>
      </w:r>
      <w:r w:rsidR="00EB21B1" w:rsidRPr="00EF7F7E">
        <w:t>並可設定精確的模型值來進行</w:t>
      </w:r>
      <w:r w:rsidR="00D67E0D" w:rsidRPr="00EF7F7E">
        <w:t>模擬</w:t>
      </w:r>
      <w:r w:rsidR="00EB21B1" w:rsidRPr="00EF7F7E">
        <w:t>與</w:t>
      </w:r>
      <w:r w:rsidR="00D67E0D" w:rsidRPr="00EF7F7E">
        <w:t>分析</w:t>
      </w:r>
      <w:r w:rsidR="00EB21B1" w:rsidRPr="00EF7F7E">
        <w:t>)</w:t>
      </w:r>
      <w:r w:rsidR="00EB21B1" w:rsidRPr="00EF7F7E">
        <w:t>兩種供使用者選擇。</w:t>
      </w:r>
    </w:p>
    <w:p w:rsidR="00346632" w:rsidRPr="00EF7F7E" w:rsidRDefault="00346632" w:rsidP="00477E0C">
      <w:pPr>
        <w:jc w:val="both"/>
      </w:pPr>
    </w:p>
    <w:p w:rsidR="00C4781E" w:rsidRPr="00EF7F7E" w:rsidRDefault="00EB21B1" w:rsidP="00830355">
      <w:pPr>
        <w:ind w:firstLineChars="200" w:firstLine="480"/>
      </w:pPr>
      <w:r w:rsidRPr="00EF7F7E">
        <w:t>此外</w:t>
      </w:r>
      <w:r w:rsidRPr="00EF7F7E">
        <w:t>,</w:t>
      </w:r>
      <w:r w:rsidR="00593D40">
        <w:rPr>
          <w:rFonts w:hint="eastAsia"/>
        </w:rPr>
        <w:t xml:space="preserve"> </w:t>
      </w:r>
      <w:r w:rsidR="00914299" w:rsidRPr="00EF7F7E">
        <w:t xml:space="preserve">BoardSim </w:t>
      </w:r>
      <w:r w:rsidR="009E1BAC" w:rsidRPr="00EF7F7E">
        <w:t>還</w:t>
      </w:r>
      <w:r w:rsidR="00914299" w:rsidRPr="00EF7F7E">
        <w:t>有</w:t>
      </w:r>
      <w:r w:rsidR="00A970E7" w:rsidRPr="00EF7F7E">
        <w:t>DDR</w:t>
      </w:r>
      <w:r w:rsidR="00E26A76" w:rsidRPr="00EF7F7E">
        <w:t xml:space="preserve"> Wizard</w:t>
      </w:r>
      <w:r w:rsidR="000F0A45">
        <w:rPr>
          <w:rFonts w:hint="eastAsia"/>
        </w:rPr>
        <w:t xml:space="preserve"> </w:t>
      </w:r>
      <w:r w:rsidR="00E26A76" w:rsidRPr="00EF7F7E">
        <w:t>(</w:t>
      </w:r>
      <w:r w:rsidR="00E26A76" w:rsidRPr="00EF7F7E">
        <w:t>如圖</w:t>
      </w:r>
      <w:r w:rsidR="00E26A76" w:rsidRPr="00EF7F7E">
        <w:t>4)</w:t>
      </w:r>
      <w:r w:rsidR="00914299" w:rsidRPr="00EF7F7E">
        <w:t>及</w:t>
      </w:r>
      <w:r w:rsidRPr="00EF7F7E">
        <w:t>Fast-Eye Simulation Wizard</w:t>
      </w:r>
      <w:r w:rsidR="009E1BAC" w:rsidRPr="00EF7F7E">
        <w:t>等工具</w:t>
      </w:r>
      <w:r w:rsidR="009E1BAC" w:rsidRPr="00EF7F7E">
        <w:t xml:space="preserve">, </w:t>
      </w:r>
      <w:r w:rsidR="009E1BAC" w:rsidRPr="00EF7F7E">
        <w:t>其中</w:t>
      </w:r>
      <w:r w:rsidR="00914299" w:rsidRPr="00EF7F7E">
        <w:t>DDR Wizard</w:t>
      </w:r>
      <w:r w:rsidR="00A970E7" w:rsidRPr="00EF7F7E">
        <w:t>可</w:t>
      </w:r>
      <w:r w:rsidR="009E1BAC" w:rsidRPr="00EF7F7E">
        <w:t>用來</w:t>
      </w:r>
      <w:r w:rsidR="00A970E7" w:rsidRPr="00EF7F7E">
        <w:t>分析</w:t>
      </w:r>
      <w:r w:rsidR="00A970E7" w:rsidRPr="00EF7F7E">
        <w:t>CPU</w:t>
      </w:r>
      <w:r w:rsidR="00A970E7" w:rsidRPr="00EF7F7E">
        <w:t>與</w:t>
      </w:r>
      <w:r w:rsidR="00A970E7" w:rsidRPr="00EF7F7E">
        <w:t xml:space="preserve">Memory </w:t>
      </w:r>
      <w:r w:rsidRPr="00EF7F7E">
        <w:t>的</w:t>
      </w:r>
      <w:r w:rsidR="00A970E7" w:rsidRPr="00EF7F7E">
        <w:t>運作情形</w:t>
      </w:r>
      <w:r w:rsidR="009E1BAC" w:rsidRPr="00EF7F7E">
        <w:t xml:space="preserve">, </w:t>
      </w:r>
      <w:r w:rsidR="009E1BAC" w:rsidRPr="00EF7F7E">
        <w:t>而</w:t>
      </w:r>
      <w:r w:rsidR="00914299" w:rsidRPr="00EF7F7E">
        <w:t>Fast-Eye Simulation Wizard</w:t>
      </w:r>
      <w:r w:rsidRPr="00EF7F7E">
        <w:t>則</w:t>
      </w:r>
      <w:r w:rsidR="00ED370B" w:rsidRPr="00EF7F7E">
        <w:t>可用來</w:t>
      </w:r>
      <w:r w:rsidR="00914299" w:rsidRPr="00EF7F7E">
        <w:t>做</w:t>
      </w:r>
      <w:r w:rsidR="00A970E7" w:rsidRPr="00EF7F7E">
        <w:t>SerDes</w:t>
      </w:r>
      <w:r w:rsidR="00361991">
        <w:rPr>
          <w:rFonts w:hint="eastAsia"/>
        </w:rPr>
        <w:t xml:space="preserve"> </w:t>
      </w:r>
      <w:r w:rsidR="00945A13" w:rsidRPr="00EF7F7E">
        <w:t>(Serial/Deserial</w:t>
      </w:r>
      <w:r w:rsidR="0089588D">
        <w:rPr>
          <w:rFonts w:hint="eastAsia"/>
        </w:rPr>
        <w:t xml:space="preserve">, </w:t>
      </w:r>
      <w:r w:rsidR="0089588D">
        <w:rPr>
          <w:rFonts w:hint="eastAsia"/>
        </w:rPr>
        <w:t>串並轉換所產生的抖動</w:t>
      </w:r>
      <w:r w:rsidR="00945A13" w:rsidRPr="00EF7F7E">
        <w:t>)</w:t>
      </w:r>
      <w:r w:rsidR="009E1BAC" w:rsidRPr="00EF7F7E">
        <w:t>、串</w:t>
      </w:r>
      <w:r w:rsidR="0089588D">
        <w:rPr>
          <w:rFonts w:hint="eastAsia"/>
        </w:rPr>
        <w:t>/</w:t>
      </w:r>
      <w:r w:rsidR="0089588D">
        <w:rPr>
          <w:rFonts w:hint="eastAsia"/>
        </w:rPr>
        <w:t>並</w:t>
      </w:r>
      <w:r w:rsidR="0072684C" w:rsidRPr="00EF7F7E">
        <w:t>列</w:t>
      </w:r>
      <w:r w:rsidR="005D5414" w:rsidRPr="00EF7F7E">
        <w:t>匯流排</w:t>
      </w:r>
      <w:r w:rsidR="005D5414" w:rsidRPr="00EF7F7E">
        <w:t xml:space="preserve"> (Serial/Parallel Bus)</w:t>
      </w:r>
      <w:r w:rsidR="00272C97" w:rsidRPr="00EF7F7E">
        <w:t xml:space="preserve"> </w:t>
      </w:r>
      <w:r w:rsidR="0089588D">
        <w:rPr>
          <w:rFonts w:hint="eastAsia"/>
        </w:rPr>
        <w:t>與</w:t>
      </w:r>
      <w:r w:rsidR="00A970E7" w:rsidRPr="00EF7F7E">
        <w:t>眼圖</w:t>
      </w:r>
      <w:r w:rsidR="00361991">
        <w:rPr>
          <w:rFonts w:hint="eastAsia"/>
        </w:rPr>
        <w:t xml:space="preserve"> </w:t>
      </w:r>
      <w:r w:rsidR="00A970E7" w:rsidRPr="00EF7F7E">
        <w:t>(Eye Diagram</w:t>
      </w:r>
      <w:r w:rsidR="0089588D">
        <w:rPr>
          <w:rFonts w:hint="eastAsia"/>
        </w:rPr>
        <w:t xml:space="preserve">, </w:t>
      </w:r>
      <w:r w:rsidR="0089588D">
        <w:rPr>
          <w:rFonts w:hint="eastAsia"/>
        </w:rPr>
        <w:t>接收端信號完整性</w:t>
      </w:r>
      <w:r w:rsidR="008B245D">
        <w:rPr>
          <w:rFonts w:hint="eastAsia"/>
        </w:rPr>
        <w:t>的圖形</w:t>
      </w:r>
      <w:r w:rsidR="00A970E7" w:rsidRPr="00EF7F7E">
        <w:t>)</w:t>
      </w:r>
      <w:r w:rsidR="009E1BAC" w:rsidRPr="00EF7F7E">
        <w:t>的</w:t>
      </w:r>
      <w:r w:rsidR="0089588D" w:rsidRPr="00EF7F7E">
        <w:t>模擬</w:t>
      </w:r>
      <w:r w:rsidR="0089588D">
        <w:rPr>
          <w:rFonts w:hint="eastAsia"/>
        </w:rPr>
        <w:t>及</w:t>
      </w:r>
      <w:r w:rsidR="00244CF9" w:rsidRPr="00EF7F7E">
        <w:t>分析</w:t>
      </w:r>
      <w:r w:rsidR="009E1BAC" w:rsidRPr="00EF7F7E">
        <w:t>。</w:t>
      </w:r>
    </w:p>
    <w:p w:rsidR="00346632" w:rsidRPr="00EF7F7E" w:rsidRDefault="00346632" w:rsidP="00A72A53"/>
    <w:p w:rsidR="00346632" w:rsidRPr="00FE1EA3" w:rsidRDefault="000368AF" w:rsidP="00FE1EA3">
      <w:pPr>
        <w:pStyle w:val="1"/>
        <w:numPr>
          <w:ilvl w:val="0"/>
          <w:numId w:val="38"/>
        </w:numPr>
        <w:rPr>
          <w:rFonts w:ascii="Times New Roman" w:eastAsia="細明體" w:hAnsi="Times New Roman"/>
        </w:rPr>
      </w:pPr>
      <w:bookmarkStart w:id="35" w:name="_Toc298847916"/>
      <w:bookmarkStart w:id="36" w:name="_Toc301450402"/>
      <w:r w:rsidRPr="00EF7F7E">
        <w:rPr>
          <w:rFonts w:ascii="Times New Roman" w:hAnsi="Times New Roman"/>
        </w:rPr>
        <w:lastRenderedPageBreak/>
        <w:t>電磁相容</w:t>
      </w:r>
      <w:bookmarkEnd w:id="35"/>
      <w:bookmarkEnd w:id="36"/>
    </w:p>
    <w:p w:rsidR="000368AF" w:rsidRPr="00EF7F7E" w:rsidRDefault="000368AF" w:rsidP="00DC5125">
      <w:pPr>
        <w:ind w:firstLineChars="200" w:firstLine="480"/>
      </w:pPr>
      <w:r w:rsidRPr="00EF7F7E">
        <w:t>PCB</w:t>
      </w:r>
      <w:r w:rsidRPr="00EF7F7E">
        <w:t>電磁相容設計要能正確的完成</w:t>
      </w:r>
      <w:r w:rsidRPr="00EF7F7E">
        <w:t xml:space="preserve">, </w:t>
      </w:r>
      <w:r w:rsidR="00B35A68" w:rsidRPr="00EF7F7E">
        <w:t>須</w:t>
      </w:r>
      <w:r w:rsidRPr="00EF7F7E">
        <w:t>先進行</w:t>
      </w:r>
      <w:r w:rsidRPr="00EF7F7E">
        <w:t>PCB</w:t>
      </w:r>
      <w:r w:rsidRPr="00EF7F7E">
        <w:t>安規的模擬</w:t>
      </w:r>
      <w:r w:rsidRPr="00EF7F7E">
        <w:t xml:space="preserve">, </w:t>
      </w:r>
      <w:r w:rsidRPr="00EF7F7E">
        <w:t>以確保產品符合銷售區域的相關安全法規。</w:t>
      </w:r>
      <w:r w:rsidR="00B35A68" w:rsidRPr="00EF7F7E">
        <w:t xml:space="preserve"> </w:t>
      </w:r>
      <w:r w:rsidRPr="00EF7F7E">
        <w:t>否則</w:t>
      </w:r>
      <w:r w:rsidRPr="00EF7F7E">
        <w:t xml:space="preserve">, </w:t>
      </w:r>
      <w:r w:rsidR="00D93395" w:rsidRPr="00EF7F7E">
        <w:t>樣</w:t>
      </w:r>
      <w:r w:rsidRPr="00EF7F7E">
        <w:t>品出來再經安規儀器測試與試誤法修正</w:t>
      </w:r>
      <w:r w:rsidRPr="00EF7F7E">
        <w:t xml:space="preserve">, </w:t>
      </w:r>
      <w:r w:rsidRPr="00EF7F7E">
        <w:t>來來回回往往要經很多次修改才能竟其功</w:t>
      </w:r>
      <w:r w:rsidRPr="00EF7F7E">
        <w:t xml:space="preserve">, </w:t>
      </w:r>
      <w:r w:rsidRPr="00EF7F7E">
        <w:t>故如能事先利用</w:t>
      </w:r>
      <w:r w:rsidRPr="00EF7F7E">
        <w:t>EDA</w:t>
      </w:r>
      <w:r w:rsidRPr="00EF7F7E">
        <w:t>的</w:t>
      </w:r>
      <w:r w:rsidRPr="00EF7F7E">
        <w:t>EMC</w:t>
      </w:r>
      <w:r w:rsidRPr="00EF7F7E">
        <w:t>模擬軟體</w:t>
      </w:r>
      <w:r w:rsidRPr="00EF7F7E">
        <w:t xml:space="preserve">, </w:t>
      </w:r>
      <w:r w:rsidRPr="00EF7F7E">
        <w:t>瞭解濾波器的設計、</w:t>
      </w:r>
      <w:r w:rsidRPr="00EF7F7E">
        <w:t>Placement</w:t>
      </w:r>
      <w:r w:rsidRPr="00EF7F7E">
        <w:t>的位置、走線的安排、接地的規劃、去藕合電容的位置、板層的屏蔽</w:t>
      </w:r>
      <w:r w:rsidRPr="00EF7F7E">
        <w:t>…</w:t>
      </w:r>
      <w:r w:rsidRPr="00EF7F7E">
        <w:t>等等抑制雜訊的措施是否恰當</w:t>
      </w:r>
      <w:r w:rsidR="00B35A68" w:rsidRPr="00EF7F7E">
        <w:t>後</w:t>
      </w:r>
      <w:r w:rsidRPr="00EF7F7E">
        <w:t xml:space="preserve">, </w:t>
      </w:r>
      <w:r w:rsidR="00D93395" w:rsidRPr="00EF7F7E">
        <w:t>再製作樣品</w:t>
      </w:r>
      <w:r w:rsidRPr="00EF7F7E">
        <w:t>即可</w:t>
      </w:r>
      <w:r w:rsidR="00766DE6">
        <w:rPr>
          <w:rFonts w:hint="eastAsia"/>
        </w:rPr>
        <w:t>得</w:t>
      </w:r>
      <w:r w:rsidR="00D93395" w:rsidRPr="00EF7F7E">
        <w:t>事半功倍</w:t>
      </w:r>
      <w:r w:rsidR="00E73024">
        <w:rPr>
          <w:rFonts w:hint="eastAsia"/>
        </w:rPr>
        <w:t>之效</w:t>
      </w:r>
      <w:r w:rsidR="00D93395" w:rsidRPr="00EF7F7E">
        <w:t xml:space="preserve">, </w:t>
      </w:r>
      <w:r w:rsidR="00E73024">
        <w:rPr>
          <w:rFonts w:hint="eastAsia"/>
        </w:rPr>
        <w:t>從而</w:t>
      </w:r>
      <w:r w:rsidRPr="00EF7F7E">
        <w:t>通過一般</w:t>
      </w:r>
      <w:r w:rsidRPr="00EF7F7E">
        <w:t>PCB</w:t>
      </w:r>
      <w:r w:rsidRPr="00EF7F7E">
        <w:t>設計最難處理的</w:t>
      </w:r>
      <w:r w:rsidR="00D93395" w:rsidRPr="00EF7F7E">
        <w:t>EMC</w:t>
      </w:r>
      <w:r w:rsidR="002C3BAC">
        <w:t>階</w:t>
      </w:r>
      <w:r w:rsidR="002C3BAC" w:rsidRPr="00766DE6">
        <w:rPr>
          <w:rFonts w:ascii="新細明體" w:hAnsi="新細明體"/>
        </w:rPr>
        <w:t>段</w:t>
      </w:r>
      <w:r w:rsidR="00766DE6">
        <w:rPr>
          <w:rFonts w:ascii="新細明體" w:hAnsi="新細明體" w:hint="eastAsia"/>
        </w:rPr>
        <w:t>。</w:t>
      </w:r>
      <w:r w:rsidR="002C3BAC">
        <w:rPr>
          <w:rFonts w:hint="eastAsia"/>
        </w:rPr>
        <w:t xml:space="preserve"> [</w:t>
      </w:r>
      <w:r w:rsidR="00593D40">
        <w:rPr>
          <w:rFonts w:hint="eastAsia"/>
        </w:rPr>
        <w:t>4-19</w:t>
      </w:r>
      <w:r w:rsidR="002C3BAC">
        <w:rPr>
          <w:rFonts w:hint="eastAsia"/>
        </w:rPr>
        <w:t>]</w:t>
      </w:r>
    </w:p>
    <w:p w:rsidR="009A210E" w:rsidRPr="00EF7F7E" w:rsidRDefault="009A210E" w:rsidP="00990451">
      <w:pPr>
        <w:jc w:val="both"/>
      </w:pPr>
    </w:p>
    <w:p w:rsidR="00312095" w:rsidRDefault="006E6641" w:rsidP="00502CFF">
      <w:pPr>
        <w:ind w:firstLineChars="200" w:firstLine="480"/>
      </w:pPr>
      <w:r>
        <w:rPr>
          <w:noProof/>
        </w:rPr>
        <w:pict>
          <v:shape id="_x0000_s1033" type="#_x0000_t202" style="position:absolute;left:0;text-align:left;margin-left:19.55pt;margin-top:433pt;width:444.7pt;height:282.1pt;z-index:251657216;mso-position-horizontal-relative:margin;mso-position-vertical-relative:margin;mso-width-relative:margin;mso-height-relative:margin">
            <v:textbox style="mso-next-textbox:#_x0000_s1033">
              <w:txbxContent>
                <w:p w:rsidR="000E260D" w:rsidRDefault="000E260D" w:rsidP="00473467">
                  <w:r>
                    <w:object w:dxaOrig="9825" w:dyaOrig="5762">
                      <v:shape id="_x0000_i1029" type="#_x0000_t75" style="width:423pt;height:249pt" o:ole="">
                        <v:imagedata r:id="rId23" o:title=""/>
                      </v:shape>
                      <o:OLEObject Type="Embed" ProgID="Visio.Drawing.11" ShapeID="_x0000_i1029" DrawAspect="Content" ObjectID="_1433792181" r:id="rId24"/>
                    </w:object>
                  </w:r>
                </w:p>
                <w:p w:rsidR="000E260D" w:rsidRPr="00A82BB5" w:rsidRDefault="000E260D" w:rsidP="00A82BB5">
                  <w:pPr>
                    <w:pStyle w:val="Figure"/>
                    <w:ind w:left="1440" w:hanging="480"/>
                  </w:pPr>
                  <w:bookmarkStart w:id="37" w:name="_Toc298344165"/>
                  <w:bookmarkStart w:id="38" w:name="_Toc298847905"/>
                  <w:bookmarkStart w:id="39" w:name="_Toc301450389"/>
                  <w:r>
                    <w:rPr>
                      <w:rFonts w:hint="eastAsia"/>
                    </w:rPr>
                    <w:t>圖</w:t>
                  </w:r>
                  <w:r w:rsidR="00BA2728">
                    <w:rPr>
                      <w:rFonts w:hint="eastAsia"/>
                    </w:rPr>
                    <w:t xml:space="preserve"> </w:t>
                  </w:r>
                  <w:r w:rsidR="006E6641">
                    <w:fldChar w:fldCharType="begin"/>
                  </w:r>
                  <w:r w:rsidR="00BA2728">
                    <w:instrText xml:space="preserve"> </w:instrText>
                  </w:r>
                  <w:r w:rsidR="00BA2728">
                    <w:rPr>
                      <w:rFonts w:hint="eastAsia"/>
                    </w:rPr>
                    <w:instrText xml:space="preserve">SEQ </w:instrText>
                  </w:r>
                  <w:r w:rsidR="00BA2728">
                    <w:rPr>
                      <w:rFonts w:hint="eastAsia"/>
                    </w:rPr>
                    <w:instrText>圖表</w:instrText>
                  </w:r>
                  <w:r w:rsidR="00BA2728">
                    <w:rPr>
                      <w:rFonts w:hint="eastAsia"/>
                    </w:rPr>
                    <w:instrText xml:space="preserve"> \* ARABIC</w:instrText>
                  </w:r>
                  <w:r w:rsidR="00BA2728">
                    <w:instrText xml:space="preserve"> </w:instrText>
                  </w:r>
                  <w:r w:rsidR="006E6641">
                    <w:fldChar w:fldCharType="separate"/>
                  </w:r>
                  <w:r w:rsidR="0054414A">
                    <w:rPr>
                      <w:noProof/>
                    </w:rPr>
                    <w:t>5</w:t>
                  </w:r>
                  <w:r w:rsidR="006E6641">
                    <w:fldChar w:fldCharType="end"/>
                  </w:r>
                  <w:r>
                    <w:rPr>
                      <w:rFonts w:hint="eastAsia"/>
                    </w:rPr>
                    <w:t xml:space="preserve">. </w:t>
                  </w:r>
                  <w:r>
                    <w:rPr>
                      <w:rFonts w:hint="eastAsia"/>
                    </w:rPr>
                    <w:t>位於</w:t>
                  </w:r>
                  <w:r>
                    <w:rPr>
                      <w:rFonts w:hint="eastAsia"/>
                    </w:rPr>
                    <w:t>I/O</w:t>
                  </w:r>
                  <w:r>
                    <w:rPr>
                      <w:rFonts w:hint="eastAsia"/>
                    </w:rPr>
                    <w:t>附近的雜訊藕合</w:t>
                  </w:r>
                  <w:bookmarkEnd w:id="37"/>
                  <w:bookmarkEnd w:id="38"/>
                  <w:bookmarkEnd w:id="39"/>
                </w:p>
              </w:txbxContent>
            </v:textbox>
            <w10:wrap type="square" anchorx="margin" anchory="margin"/>
          </v:shape>
        </w:pict>
      </w:r>
      <w:r w:rsidR="00D93395" w:rsidRPr="00EF7F7E">
        <w:t>而</w:t>
      </w:r>
      <w:r w:rsidR="000368AF" w:rsidRPr="00EF7F7E">
        <w:t>EMC</w:t>
      </w:r>
      <w:r w:rsidR="00E73024">
        <w:rPr>
          <w:rFonts w:hint="eastAsia"/>
        </w:rPr>
        <w:t>的內容主要</w:t>
      </w:r>
      <w:r w:rsidR="000368AF" w:rsidRPr="00EF7F7E">
        <w:t>包括</w:t>
      </w:r>
      <w:r w:rsidR="00E73024">
        <w:rPr>
          <w:rFonts w:hint="eastAsia"/>
        </w:rPr>
        <w:t>有</w:t>
      </w:r>
      <w:r w:rsidR="000368AF" w:rsidRPr="00EF7F7E">
        <w:t>EMI</w:t>
      </w:r>
      <w:bookmarkStart w:id="40" w:name="OLE_LINK7"/>
      <w:bookmarkStart w:id="41" w:name="OLE_LINK8"/>
      <w:r w:rsidR="00502CFF">
        <w:rPr>
          <w:rFonts w:hint="eastAsia"/>
        </w:rPr>
        <w:t xml:space="preserve"> </w:t>
      </w:r>
      <w:r w:rsidR="000368AF" w:rsidRPr="00EF7F7E">
        <w:t>(</w:t>
      </w:r>
      <w:r w:rsidR="000368AF" w:rsidRPr="00EF7F7E">
        <w:t>電磁干擾</w:t>
      </w:r>
      <w:r w:rsidR="008B245D">
        <w:rPr>
          <w:rFonts w:hint="eastAsia"/>
        </w:rPr>
        <w:t>性</w:t>
      </w:r>
      <w:r w:rsidR="000368AF" w:rsidRPr="00EF7F7E">
        <w:t>)</w:t>
      </w:r>
      <w:bookmarkEnd w:id="40"/>
      <w:bookmarkEnd w:id="41"/>
      <w:r w:rsidR="00694BF9">
        <w:rPr>
          <w:rFonts w:hint="eastAsia"/>
        </w:rPr>
        <w:t xml:space="preserve"> </w:t>
      </w:r>
      <w:r w:rsidR="000368AF" w:rsidRPr="00EF7F7E">
        <w:t>與</w:t>
      </w:r>
      <w:r w:rsidR="000368AF" w:rsidRPr="00EF7F7E">
        <w:t>EMS</w:t>
      </w:r>
      <w:r w:rsidR="00593D40">
        <w:rPr>
          <w:rFonts w:hint="eastAsia"/>
        </w:rPr>
        <w:t xml:space="preserve"> </w:t>
      </w:r>
      <w:r w:rsidR="000368AF" w:rsidRPr="00EF7F7E">
        <w:t>(</w:t>
      </w:r>
      <w:r w:rsidR="000368AF" w:rsidRPr="00EF7F7E">
        <w:t>電磁</w:t>
      </w:r>
      <w:r w:rsidR="008B245D">
        <w:rPr>
          <w:rFonts w:hint="eastAsia"/>
        </w:rPr>
        <w:t>耐受性</w:t>
      </w:r>
      <w:r w:rsidR="000368AF" w:rsidRPr="00EF7F7E">
        <w:t>)</w:t>
      </w:r>
      <w:r w:rsidR="000368AF" w:rsidRPr="00EF7F7E">
        <w:t>兩個部份</w:t>
      </w:r>
      <w:r w:rsidR="000368AF" w:rsidRPr="00EF7F7E">
        <w:t xml:space="preserve">, </w:t>
      </w:r>
      <w:r w:rsidR="004B1B85" w:rsidRPr="00EF7F7E">
        <w:t>其中</w:t>
      </w:r>
      <w:r w:rsidR="000368AF" w:rsidRPr="00EF7F7E">
        <w:t>EMI</w:t>
      </w:r>
      <w:r w:rsidR="004B1B85" w:rsidRPr="00EF7F7E">
        <w:t>包括</w:t>
      </w:r>
      <w:r w:rsidR="000368AF" w:rsidRPr="00EF7F7E">
        <w:t>傳導干擾</w:t>
      </w:r>
      <w:r w:rsidR="000368AF" w:rsidRPr="00EF7F7E">
        <w:t>(CE)</w:t>
      </w:r>
      <w:r w:rsidR="000368AF" w:rsidRPr="00EF7F7E">
        <w:t>、輻射干擾</w:t>
      </w:r>
      <w:r w:rsidR="00593D40">
        <w:rPr>
          <w:rFonts w:hint="eastAsia"/>
        </w:rPr>
        <w:t xml:space="preserve"> </w:t>
      </w:r>
      <w:r w:rsidR="000368AF" w:rsidRPr="00EF7F7E">
        <w:t>(RE)</w:t>
      </w:r>
      <w:r w:rsidR="000368AF" w:rsidRPr="00EF7F7E">
        <w:t>、輻射功率干擾、諧波電流干擾、電壓變動與閃爍干擾等安規測試</w:t>
      </w:r>
      <w:r w:rsidR="000368AF" w:rsidRPr="00EF7F7E">
        <w:t xml:space="preserve">, </w:t>
      </w:r>
      <w:r w:rsidR="000368AF" w:rsidRPr="00EF7F7E">
        <w:t>而</w:t>
      </w:r>
      <w:r w:rsidR="000368AF" w:rsidRPr="00EF7F7E">
        <w:t>PCB</w:t>
      </w:r>
      <w:r w:rsidR="000368AF" w:rsidRPr="00EF7F7E">
        <w:t>板</w:t>
      </w:r>
      <w:r w:rsidR="00312095" w:rsidRPr="00EF7F7E">
        <w:t>中的</w:t>
      </w:r>
      <w:r w:rsidR="00312095" w:rsidRPr="00EF7F7E">
        <w:t>Clock</w:t>
      </w:r>
      <w:r w:rsidR="00312095" w:rsidRPr="00EF7F7E">
        <w:t>線</w:t>
      </w:r>
      <w:r w:rsidR="00312095" w:rsidRPr="00EF7F7E">
        <w:lastRenderedPageBreak/>
        <w:t>與高頻信號的排線則是造成</w:t>
      </w:r>
      <w:r w:rsidR="00312095" w:rsidRPr="00EF7F7E">
        <w:t>EMI</w:t>
      </w:r>
      <w:r w:rsidR="00312095" w:rsidRPr="00EF7F7E">
        <w:t>最主要的來源。</w:t>
      </w:r>
      <w:r w:rsidR="00312095" w:rsidRPr="00EF7F7E">
        <w:t xml:space="preserve"> </w:t>
      </w:r>
      <w:r w:rsidR="00312095" w:rsidRPr="00EF7F7E">
        <w:t>另</w:t>
      </w:r>
      <w:r w:rsidR="00312095" w:rsidRPr="00EF7F7E">
        <w:t>EMS</w:t>
      </w:r>
      <w:r w:rsidR="00312095" w:rsidRPr="00EF7F7E">
        <w:t>則包括靜電放電</w:t>
      </w:r>
      <w:r w:rsidR="00593D40">
        <w:rPr>
          <w:rFonts w:hint="eastAsia"/>
        </w:rPr>
        <w:t xml:space="preserve"> </w:t>
      </w:r>
      <w:r w:rsidR="00312095" w:rsidRPr="00EF7F7E">
        <w:t>(ESD)</w:t>
      </w:r>
      <w:r w:rsidR="00312095" w:rsidRPr="00EF7F7E">
        <w:t>、輻射耐受</w:t>
      </w:r>
      <w:r w:rsidR="00593D40">
        <w:rPr>
          <w:rFonts w:hint="eastAsia"/>
        </w:rPr>
        <w:t xml:space="preserve"> </w:t>
      </w:r>
      <w:r w:rsidR="00312095" w:rsidRPr="00EF7F7E">
        <w:t>(RS)</w:t>
      </w:r>
      <w:r w:rsidR="00312095" w:rsidRPr="00EF7F7E">
        <w:t>、電性快速脈衝</w:t>
      </w:r>
      <w:r w:rsidR="00593D40">
        <w:rPr>
          <w:rFonts w:hint="eastAsia"/>
        </w:rPr>
        <w:t xml:space="preserve"> </w:t>
      </w:r>
      <w:r w:rsidR="00312095" w:rsidRPr="00EF7F7E">
        <w:t>(EFT)</w:t>
      </w:r>
      <w:r w:rsidR="00312095" w:rsidRPr="00EF7F7E">
        <w:t>、突波</w:t>
      </w:r>
      <w:r w:rsidR="00312095" w:rsidRPr="00EF7F7E">
        <w:t>/</w:t>
      </w:r>
      <w:r w:rsidR="00312095" w:rsidRPr="00EF7F7E">
        <w:t>雷擊</w:t>
      </w:r>
      <w:r w:rsidR="00593D40">
        <w:rPr>
          <w:rFonts w:hint="eastAsia"/>
        </w:rPr>
        <w:t xml:space="preserve"> </w:t>
      </w:r>
      <w:r w:rsidR="00312095" w:rsidRPr="00EF7F7E">
        <w:t>(Surge)</w:t>
      </w:r>
      <w:r w:rsidR="00312095" w:rsidRPr="00EF7F7E">
        <w:t>、傳導耐受</w:t>
      </w:r>
      <w:r w:rsidR="00AF51D1">
        <w:rPr>
          <w:rFonts w:hint="eastAsia"/>
        </w:rPr>
        <w:t>度</w:t>
      </w:r>
      <w:r w:rsidR="00593D40">
        <w:rPr>
          <w:rFonts w:hint="eastAsia"/>
        </w:rPr>
        <w:t xml:space="preserve"> </w:t>
      </w:r>
      <w:r w:rsidR="00312095" w:rsidRPr="00EF7F7E">
        <w:t>(CS)</w:t>
      </w:r>
      <w:r w:rsidR="00312095" w:rsidRPr="00EF7F7E">
        <w:t>、電壓變動耐受、磁場耐受等安規測試</w:t>
      </w:r>
      <w:r w:rsidR="00312095" w:rsidRPr="00EF7F7E">
        <w:t xml:space="preserve">, </w:t>
      </w:r>
      <w:r w:rsidR="00312095" w:rsidRPr="00EF7F7E">
        <w:t>而</w:t>
      </w:r>
      <w:r w:rsidR="00312095" w:rsidRPr="00EF7F7E">
        <w:t>V</w:t>
      </w:r>
      <w:r w:rsidR="008B245D">
        <w:rPr>
          <w:rFonts w:hint="eastAsia"/>
        </w:rPr>
        <w:t>cc</w:t>
      </w:r>
      <w:r w:rsidR="00312095" w:rsidRPr="00EF7F7E">
        <w:t>與</w:t>
      </w:r>
      <w:r w:rsidR="00312095" w:rsidRPr="00EF7F7E">
        <w:t>Ground</w:t>
      </w:r>
      <w:r w:rsidR="00312095" w:rsidRPr="00EF7F7E">
        <w:t>處理</w:t>
      </w:r>
      <w:r w:rsidR="00E73024">
        <w:rPr>
          <w:rFonts w:hint="eastAsia"/>
        </w:rPr>
        <w:t>的</w:t>
      </w:r>
      <w:r w:rsidR="00312095" w:rsidRPr="00EF7F7E">
        <w:t>良窳則</w:t>
      </w:r>
      <w:r w:rsidR="00E73024">
        <w:rPr>
          <w:rFonts w:hint="eastAsia"/>
        </w:rPr>
        <w:t>關係到設計</w:t>
      </w:r>
      <w:r w:rsidR="00312095" w:rsidRPr="00EF7F7E">
        <w:t>EMS</w:t>
      </w:r>
      <w:r w:rsidR="00E73024">
        <w:rPr>
          <w:rFonts w:hint="eastAsia"/>
        </w:rPr>
        <w:t>的成敗</w:t>
      </w:r>
      <w:r w:rsidR="00312095" w:rsidRPr="00EF7F7E">
        <w:t>。</w:t>
      </w:r>
    </w:p>
    <w:p w:rsidR="000F0A45" w:rsidRPr="00EF7F7E" w:rsidRDefault="000F0A45" w:rsidP="00312095">
      <w:pPr>
        <w:jc w:val="both"/>
      </w:pPr>
    </w:p>
    <w:p w:rsidR="00AD1540" w:rsidRPr="00EF7F7E" w:rsidRDefault="00312095" w:rsidP="00163A87">
      <w:pPr>
        <w:ind w:firstLineChars="200" w:firstLine="480"/>
      </w:pPr>
      <w:r w:rsidRPr="00EF7F7E">
        <w:t>至於</w:t>
      </w:r>
      <w:r w:rsidRPr="00EF7F7E">
        <w:t xml:space="preserve">, </w:t>
      </w:r>
      <w:r w:rsidRPr="00EF7F7E">
        <w:t>上述所提</w:t>
      </w:r>
      <w:r w:rsidRPr="00EF7F7E">
        <w:t>EMC</w:t>
      </w:r>
      <w:r w:rsidRPr="00EF7F7E">
        <w:t>的干擾源頭或安規測試項目</w:t>
      </w:r>
      <w:r w:rsidRPr="00EF7F7E">
        <w:t xml:space="preserve">, </w:t>
      </w:r>
      <w:r w:rsidRPr="00EF7F7E">
        <w:t>我們可藉助</w:t>
      </w:r>
      <w:r w:rsidRPr="00EF7F7E">
        <w:t>Mentor Graphics</w:t>
      </w:r>
      <w:r w:rsidRPr="00EF7F7E">
        <w:t>的</w:t>
      </w:r>
      <w:r w:rsidRPr="00EF7F7E">
        <w:t>Quiet Expert</w:t>
      </w:r>
      <w:r w:rsidRPr="00EF7F7E">
        <w:t>工具軟體來進行模擬與預防</w:t>
      </w:r>
      <w:r w:rsidRPr="00EF7F7E">
        <w:t xml:space="preserve">, </w:t>
      </w:r>
      <w:r w:rsidRPr="00EF7F7E">
        <w:t>而</w:t>
      </w:r>
      <w:r w:rsidRPr="00EF7F7E">
        <w:t xml:space="preserve">Quiet Expert </w:t>
      </w:r>
      <w:r w:rsidRPr="00EF7F7E">
        <w:t>則設計了</w:t>
      </w:r>
      <w:r w:rsidRPr="00EF7F7E">
        <w:t>25</w:t>
      </w:r>
      <w:r w:rsidRPr="00EF7F7E">
        <w:t>條規則來進行</w:t>
      </w:r>
      <w:r w:rsidRPr="00EF7F7E">
        <w:t>PCB</w:t>
      </w:r>
      <w:r w:rsidRPr="00EF7F7E">
        <w:t>的檢查</w:t>
      </w:r>
      <w:r w:rsidRPr="00EF7F7E">
        <w:t xml:space="preserve">, </w:t>
      </w:r>
      <w:r w:rsidRPr="00EF7F7E">
        <w:t>即用來偵測佈局中有可能產生</w:t>
      </w:r>
      <w:r w:rsidRPr="00EF7F7E">
        <w:t>EMI</w:t>
      </w:r>
      <w:r w:rsidRPr="00EF7F7E">
        <w:t>及</w:t>
      </w:r>
      <w:r w:rsidRPr="00EF7F7E">
        <w:t>EMS</w:t>
      </w:r>
      <w:r w:rsidRPr="00EF7F7E">
        <w:t>的情況。</w:t>
      </w:r>
      <w:r w:rsidRPr="00EF7F7E">
        <w:t xml:space="preserve"> </w:t>
      </w:r>
      <w:r w:rsidRPr="00EF7F7E">
        <w:t>如圖</w:t>
      </w:r>
      <w:r w:rsidR="00E26A76" w:rsidRPr="00EF7F7E">
        <w:t>5</w:t>
      </w:r>
      <w:r w:rsidRPr="00EF7F7E">
        <w:t>所示</w:t>
      </w:r>
      <w:r w:rsidRPr="00EF7F7E">
        <w:t xml:space="preserve">, </w:t>
      </w:r>
      <w:r w:rsidRPr="00EF7F7E">
        <w:t>即為一個</w:t>
      </w:r>
      <w:r w:rsidRPr="00EF7F7E">
        <w:t>I/O</w:t>
      </w:r>
      <w:r w:rsidR="00473467" w:rsidRPr="00EF7F7E">
        <w:t>的藕合佈建</w:t>
      </w:r>
      <w:r w:rsidR="00473467" w:rsidRPr="00EF7F7E">
        <w:t xml:space="preserve">, </w:t>
      </w:r>
      <w:r w:rsidR="00473467" w:rsidRPr="00EF7F7E">
        <w:t>其由於藕合距離太長或線距太小</w:t>
      </w:r>
      <w:r w:rsidR="00473467" w:rsidRPr="00EF7F7E">
        <w:t xml:space="preserve">, </w:t>
      </w:r>
      <w:r w:rsidR="00473467" w:rsidRPr="00EF7F7E">
        <w:t>導至從外面進來的大雜訊</w:t>
      </w:r>
      <w:r w:rsidR="00473467" w:rsidRPr="00EF7F7E">
        <w:t xml:space="preserve">, </w:t>
      </w:r>
      <w:r w:rsidR="00473467" w:rsidRPr="00EF7F7E">
        <w:t>還未進到濾</w:t>
      </w:r>
      <w:r w:rsidR="008B245D">
        <w:rPr>
          <w:rFonts w:hint="eastAsia"/>
        </w:rPr>
        <w:t>波</w:t>
      </w:r>
      <w:r w:rsidR="00473467" w:rsidRPr="00EF7F7E">
        <w:t>器</w:t>
      </w:r>
      <w:r w:rsidR="00473467" w:rsidRPr="00EF7F7E">
        <w:t xml:space="preserve"> (Filter) </w:t>
      </w:r>
      <w:r w:rsidR="00473467" w:rsidRPr="00EF7F7E">
        <w:t>的</w:t>
      </w:r>
      <w:r w:rsidR="00473467" w:rsidRPr="00EF7F7E">
        <w:t>IC</w:t>
      </w:r>
      <w:r w:rsidR="00473467" w:rsidRPr="00EF7F7E">
        <w:t>前</w:t>
      </w:r>
      <w:r w:rsidR="00473467" w:rsidRPr="00EF7F7E">
        <w:t xml:space="preserve">, </w:t>
      </w:r>
      <w:r w:rsidR="00473467" w:rsidRPr="00EF7F7E">
        <w:t>就已將雜訊感染到另一條機殼的接地</w:t>
      </w:r>
      <w:r w:rsidR="00473467" w:rsidRPr="00EF7F7E">
        <w:t xml:space="preserve">(Frame Ground or FG), </w:t>
      </w:r>
      <w:r w:rsidR="00473467" w:rsidRPr="00EF7F7E">
        <w:t>再由</w:t>
      </w:r>
      <w:r w:rsidR="00473467" w:rsidRPr="00EF7F7E">
        <w:t>FG</w:t>
      </w:r>
      <w:r w:rsidR="00473467" w:rsidRPr="00EF7F7E">
        <w:t>跑到</w:t>
      </w:r>
      <w:r w:rsidR="008B245D">
        <w:rPr>
          <w:rFonts w:hint="eastAsia"/>
        </w:rPr>
        <w:t>信號</w:t>
      </w:r>
      <w:r w:rsidR="00473467" w:rsidRPr="00EF7F7E">
        <w:t>地</w:t>
      </w:r>
      <w:r w:rsidR="00F117AC">
        <w:rPr>
          <w:rFonts w:hint="eastAsia"/>
        </w:rPr>
        <w:t xml:space="preserve"> </w:t>
      </w:r>
      <w:r w:rsidR="00473467" w:rsidRPr="00EF7F7E">
        <w:t>(</w:t>
      </w:r>
      <w:r w:rsidR="008B245D">
        <w:rPr>
          <w:rFonts w:hint="eastAsia"/>
        </w:rPr>
        <w:t>Signal</w:t>
      </w:r>
      <w:r w:rsidR="00473467" w:rsidRPr="00EF7F7E">
        <w:t xml:space="preserve"> Ground</w:t>
      </w:r>
      <w:r w:rsidR="008B245D">
        <w:rPr>
          <w:rFonts w:hint="eastAsia"/>
        </w:rPr>
        <w:t xml:space="preserve"> or SG</w:t>
      </w:r>
      <w:r w:rsidR="00473467" w:rsidRPr="00EF7F7E">
        <w:t xml:space="preserve">), </w:t>
      </w:r>
      <w:r w:rsidR="00473467" w:rsidRPr="00EF7F7E">
        <w:t>使得</w:t>
      </w:r>
      <w:r w:rsidR="008B245D">
        <w:rPr>
          <w:rFonts w:hint="eastAsia"/>
        </w:rPr>
        <w:t>SG</w:t>
      </w:r>
      <w:r w:rsidR="00473467" w:rsidRPr="00EF7F7E">
        <w:t>的準位提高進而造成</w:t>
      </w:r>
      <w:r w:rsidR="00473467" w:rsidRPr="00EF7F7E">
        <w:t>CPU</w:t>
      </w:r>
      <w:r w:rsidR="00473467" w:rsidRPr="00EF7F7E">
        <w:t>系統的當機。</w:t>
      </w:r>
    </w:p>
    <w:p w:rsidR="00651600" w:rsidRPr="00EF7F7E" w:rsidRDefault="006E6641" w:rsidP="00C53C47">
      <w:r>
        <w:rPr>
          <w:noProof/>
        </w:rPr>
        <w:pict>
          <v:shape id="_x0000_s1029" type="#_x0000_t202" style="position:absolute;margin-left:1.5pt;margin-top:.75pt;width:423pt;height:243pt;z-index:251653120;mso-position-horizontal-relative:margin;mso-position-vertical-relative:margin;mso-width-relative:margin;mso-height-relative:margin">
            <v:textbox style="mso-next-textbox:#_x0000_s1029">
              <w:txbxContent>
                <w:p w:rsidR="000E260D" w:rsidRDefault="00817DCB" w:rsidP="00E7276A">
                  <w:pPr>
                    <w:rPr>
                      <w:rFonts w:ascii="新細明體" w:hAnsi="新細明體"/>
                    </w:rPr>
                  </w:pPr>
                  <w:r w:rsidRPr="006E6641">
                    <w:rPr>
                      <w:rFonts w:ascii="新細明體" w:hAnsi="新細明體"/>
                    </w:rPr>
                    <w:pict>
                      <v:shape id="_x0000_i1030" type="#_x0000_t75" style="width:407.25pt;height:214.5pt">
                        <v:imagedata r:id="rId25" o:title="SI"/>
                      </v:shape>
                    </w:pict>
                  </w:r>
                </w:p>
                <w:p w:rsidR="000E260D" w:rsidRPr="00A82BB5" w:rsidRDefault="000E260D" w:rsidP="00A82BB5">
                  <w:pPr>
                    <w:pStyle w:val="Figure"/>
                    <w:ind w:left="1440" w:hanging="480"/>
                  </w:pPr>
                  <w:bookmarkStart w:id="42" w:name="_Ref297904806"/>
                  <w:bookmarkStart w:id="43" w:name="_Ref297916878"/>
                  <w:bookmarkStart w:id="44" w:name="_Toc298344166"/>
                  <w:bookmarkStart w:id="45" w:name="_Toc298847906"/>
                  <w:bookmarkStart w:id="46" w:name="_Toc301450390"/>
                  <w:r>
                    <w:rPr>
                      <w:rFonts w:hint="eastAsia"/>
                    </w:rPr>
                    <w:t>圖</w:t>
                  </w:r>
                  <w:bookmarkEnd w:id="42"/>
                  <w:bookmarkEnd w:id="43"/>
                  <w:r w:rsidR="00BA2728">
                    <w:rPr>
                      <w:rFonts w:hint="eastAsia"/>
                    </w:rPr>
                    <w:t xml:space="preserve"> </w:t>
                  </w:r>
                  <w:r w:rsidR="006E6641">
                    <w:fldChar w:fldCharType="begin"/>
                  </w:r>
                  <w:r w:rsidR="00BA2728">
                    <w:instrText xml:space="preserve"> </w:instrText>
                  </w:r>
                  <w:r w:rsidR="00BA2728">
                    <w:rPr>
                      <w:rFonts w:hint="eastAsia"/>
                    </w:rPr>
                    <w:instrText xml:space="preserve">SEQ </w:instrText>
                  </w:r>
                  <w:r w:rsidR="00BA2728">
                    <w:rPr>
                      <w:rFonts w:hint="eastAsia"/>
                    </w:rPr>
                    <w:instrText>圖表</w:instrText>
                  </w:r>
                  <w:r w:rsidR="00BA2728">
                    <w:rPr>
                      <w:rFonts w:hint="eastAsia"/>
                    </w:rPr>
                    <w:instrText xml:space="preserve"> \* ARABIC</w:instrText>
                  </w:r>
                  <w:r w:rsidR="00BA2728">
                    <w:instrText xml:space="preserve"> </w:instrText>
                  </w:r>
                  <w:r w:rsidR="006E6641">
                    <w:fldChar w:fldCharType="separate"/>
                  </w:r>
                  <w:r w:rsidR="0054414A">
                    <w:rPr>
                      <w:noProof/>
                    </w:rPr>
                    <w:t>6</w:t>
                  </w:r>
                  <w:r w:rsidR="006E6641">
                    <w:fldChar w:fldCharType="end"/>
                  </w:r>
                  <w:r>
                    <w:rPr>
                      <w:rFonts w:hint="eastAsia"/>
                    </w:rPr>
                    <w:t xml:space="preserve">. </w:t>
                  </w:r>
                  <w:r w:rsidRPr="008A6F5D">
                    <w:t>改善走線</w:t>
                  </w:r>
                  <w:r>
                    <w:rPr>
                      <w:rFonts w:hint="eastAsia"/>
                    </w:rPr>
                    <w:t>前</w:t>
                  </w:r>
                  <w:r w:rsidRPr="008A6F5D">
                    <w:t>D16</w:t>
                  </w:r>
                  <w:r w:rsidRPr="008A6F5D">
                    <w:t>及</w:t>
                  </w:r>
                  <w:r w:rsidRPr="008A6F5D">
                    <w:t>D30</w:t>
                  </w:r>
                  <w:r>
                    <w:rPr>
                      <w:rFonts w:hint="eastAsia"/>
                    </w:rPr>
                    <w:t>訊號完整性報告</w:t>
                  </w:r>
                  <w:bookmarkEnd w:id="44"/>
                  <w:bookmarkEnd w:id="45"/>
                  <w:bookmarkEnd w:id="46"/>
                </w:p>
              </w:txbxContent>
            </v:textbox>
            <w10:wrap type="square" anchorx="margin" anchory="margin"/>
          </v:shape>
        </w:pict>
      </w:r>
    </w:p>
    <w:p w:rsidR="000368AF" w:rsidRPr="00EF7F7E" w:rsidRDefault="006E6641" w:rsidP="00CE5E7B">
      <w:pPr>
        <w:pStyle w:val="1"/>
        <w:numPr>
          <w:ilvl w:val="0"/>
          <w:numId w:val="38"/>
        </w:numPr>
        <w:rPr>
          <w:rFonts w:ascii="Times New Roman" w:hAnsi="Times New Roman"/>
        </w:rPr>
      </w:pPr>
      <w:r w:rsidRPr="006E6641">
        <w:rPr>
          <w:noProof/>
        </w:rPr>
        <w:lastRenderedPageBreak/>
        <w:pict>
          <v:shape id="_x0000_s1036" type="#_x0000_t202" style="position:absolute;left:0;text-align:left;margin-left:-12.7pt;margin-top:385.3pt;width:423pt;height:321.45pt;z-index:251660288;mso-position-horizontal-relative:margin;mso-position-vertical-relative:margin">
            <v:textbox style="mso-next-textbox:#_x0000_s1036">
              <w:txbxContent>
                <w:p w:rsidR="0005755F" w:rsidRDefault="00817DCB" w:rsidP="0005755F">
                  <w:r w:rsidRPr="006E6641">
                    <w:pict>
                      <v:shape id="物件 10" o:spid="_x0000_i1031" type="#_x0000_t75" style="width:408pt;height:279pt;visibility:visible" o:gfxdata="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">
                        <v:imagedata r:id="rId26" o:title="" cropbottom="-188f"/>
                        <o:lock v:ext="edit" aspectratio="f"/>
                      </v:shape>
                    </w:pict>
                  </w:r>
                </w:p>
                <w:p w:rsidR="0005755F" w:rsidRPr="0064720C" w:rsidRDefault="0005755F" w:rsidP="0005755F">
                  <w:pPr>
                    <w:pStyle w:val="Figure"/>
                    <w:ind w:left="1440" w:hanging="480"/>
                  </w:pPr>
                  <w:bookmarkStart w:id="47" w:name="_Ref298488953"/>
                  <w:bookmarkStart w:id="48" w:name="_Toc298847907"/>
                  <w:bookmarkStart w:id="49" w:name="_Toc301450391"/>
                  <w:r>
                    <w:rPr>
                      <w:rFonts w:hint="eastAsia"/>
                    </w:rPr>
                    <w:t>圖</w:t>
                  </w:r>
                  <w:r>
                    <w:rPr>
                      <w:rFonts w:hint="eastAsia"/>
                    </w:rPr>
                    <w:t xml:space="preserve"> </w:t>
                  </w:r>
                  <w:r w:rsidR="006E6641"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 w:rsidR="006E6641">
                    <w:fldChar w:fldCharType="separate"/>
                  </w:r>
                  <w:r w:rsidR="0054414A">
                    <w:rPr>
                      <w:noProof/>
                    </w:rPr>
                    <w:t>7</w:t>
                  </w:r>
                  <w:r w:rsidR="006E6641">
                    <w:fldChar w:fldCharType="end"/>
                  </w:r>
                  <w:bookmarkEnd w:id="47"/>
                  <w:r>
                    <w:rPr>
                      <w:rFonts w:hint="eastAsia"/>
                    </w:rPr>
                    <w:t xml:space="preserve">. </w:t>
                  </w:r>
                  <w:r>
                    <w:rPr>
                      <w:rFonts w:hint="eastAsia"/>
                    </w:rPr>
                    <w:t>改善前之走線</w:t>
                  </w:r>
                  <w:r>
                    <w:rPr>
                      <w:rFonts w:hint="eastAsia"/>
                    </w:rPr>
                    <w:t xml:space="preserve">D16, $$$10, </w:t>
                  </w:r>
                  <w:r>
                    <w:rPr>
                      <w:rFonts w:hint="eastAsia"/>
                    </w:rPr>
                    <w:t>及</w:t>
                  </w:r>
                  <w:r>
                    <w:rPr>
                      <w:rFonts w:hint="eastAsia"/>
                    </w:rPr>
                    <w:t>N19861112</w:t>
                  </w:r>
                  <w:bookmarkEnd w:id="48"/>
                  <w:bookmarkEnd w:id="49"/>
                </w:p>
                <w:p w:rsidR="0005755F" w:rsidRPr="0005755F" w:rsidRDefault="0005755F"/>
              </w:txbxContent>
            </v:textbox>
            <w10:wrap type="square" anchorx="margin" anchory="margin"/>
          </v:shape>
        </w:pict>
      </w:r>
      <w:bookmarkStart w:id="50" w:name="_Toc298847917"/>
      <w:bookmarkStart w:id="51" w:name="_Toc301450403"/>
      <w:r w:rsidR="000368AF" w:rsidRPr="00EF7F7E">
        <w:rPr>
          <w:rFonts w:ascii="Times New Roman" w:hAnsi="Times New Roman"/>
        </w:rPr>
        <w:t>案例說明</w:t>
      </w:r>
      <w:bookmarkEnd w:id="50"/>
      <w:bookmarkEnd w:id="51"/>
    </w:p>
    <w:p w:rsidR="00694BF9" w:rsidRPr="00EF7F7E" w:rsidRDefault="00E26A76" w:rsidP="00694BF9">
      <w:pPr>
        <w:ind w:firstLineChars="200" w:firstLine="480"/>
      </w:pPr>
      <w:r w:rsidRPr="00EF7F7E">
        <w:t>本案例將說明如何處理串擾的問題</w:t>
      </w:r>
      <w:r w:rsidRPr="00EF7F7E">
        <w:t xml:space="preserve">, </w:t>
      </w:r>
      <w:r w:rsidR="00450656" w:rsidRPr="00EF7F7E">
        <w:t>如</w:t>
      </w:r>
      <w:fldSimple w:instr=" REF _Ref297916878 \h  \* MERGEFORMAT ">
        <w:r w:rsidR="0054414A">
          <w:rPr>
            <w:rFonts w:hint="eastAsia"/>
          </w:rPr>
          <w:t>圖</w:t>
        </w:r>
      </w:fldSimple>
      <w:r w:rsidRPr="00EF7F7E">
        <w:t>6</w:t>
      </w:r>
      <w:r w:rsidRPr="00EF7F7E">
        <w:t>所示</w:t>
      </w:r>
      <w:r w:rsidR="00E8369E" w:rsidRPr="00EF7F7E">
        <w:t>為</w:t>
      </w:r>
      <w:r w:rsidR="00E05828" w:rsidRPr="00EF7F7E">
        <w:t>SI</w:t>
      </w:r>
      <w:r w:rsidR="00E05828" w:rsidRPr="00EF7F7E">
        <w:t>模擬分析</w:t>
      </w:r>
      <w:r w:rsidR="00E05828" w:rsidRPr="00EF7F7E">
        <w:t>ARM9</w:t>
      </w:r>
      <w:r w:rsidR="00E05828" w:rsidRPr="00EF7F7E">
        <w:t>人機板之</w:t>
      </w:r>
      <w:r w:rsidR="00CB4CE0" w:rsidRPr="00EF7F7E">
        <w:t>信</w:t>
      </w:r>
      <w:r w:rsidR="00E8369E" w:rsidRPr="00EF7F7E">
        <w:t>號完整性</w:t>
      </w:r>
      <w:r w:rsidR="00CB4CE0" w:rsidRPr="00EF7F7E">
        <w:t>的</w:t>
      </w:r>
      <w:r w:rsidR="00E8369E" w:rsidRPr="00EF7F7E">
        <w:t>報告</w:t>
      </w:r>
      <w:r w:rsidR="00CB4CE0" w:rsidRPr="00EF7F7E">
        <w:t xml:space="preserve">, </w:t>
      </w:r>
      <w:r w:rsidR="00CB4CE0" w:rsidRPr="00EF7F7E">
        <w:t>其中串擾的設定上限條件為</w:t>
      </w:r>
      <w:r w:rsidR="00234846" w:rsidRPr="00EF7F7E">
        <w:t>15</w:t>
      </w:r>
      <w:r w:rsidR="00CB4CE0" w:rsidRPr="00EF7F7E">
        <w:t xml:space="preserve">0mV, </w:t>
      </w:r>
      <w:r w:rsidR="00E05828" w:rsidRPr="00EF7F7E">
        <w:t>而</w:t>
      </w:r>
      <w:r w:rsidR="00CB4CE0" w:rsidRPr="00EF7F7E">
        <w:t>超過此值就算不合格</w:t>
      </w:r>
      <w:r w:rsidR="00CB4CE0" w:rsidRPr="00EF7F7E">
        <w:t xml:space="preserve">, </w:t>
      </w:r>
      <w:r w:rsidR="00E05828" w:rsidRPr="00EF7F7E">
        <w:t>對本</w:t>
      </w:r>
      <w:r w:rsidR="00CB4CE0" w:rsidRPr="00EF7F7E">
        <w:t>案例</w:t>
      </w:r>
      <w:r w:rsidR="00E05828" w:rsidRPr="00EF7F7E">
        <w:t>來說</w:t>
      </w:r>
      <w:r w:rsidR="00CB4CE0" w:rsidRPr="00EF7F7E">
        <w:t>總共違反數達</w:t>
      </w:r>
      <w:r w:rsidR="00CB4CE0" w:rsidRPr="00EF7F7E">
        <w:t>20</w:t>
      </w:r>
      <w:r w:rsidR="00CB4CE0" w:rsidRPr="00EF7F7E">
        <w:t>個。當中最嚴重的串擾為</w:t>
      </w:r>
      <w:r w:rsidR="00E0325E" w:rsidRPr="00EF7F7E">
        <w:t>D16</w:t>
      </w:r>
      <w:r w:rsidR="00BD5B6E">
        <w:rPr>
          <w:rFonts w:hint="eastAsia"/>
        </w:rPr>
        <w:t xml:space="preserve"> (</w:t>
      </w:r>
      <w:r w:rsidR="009E72AA" w:rsidRPr="00EF7F7E">
        <w:t>受到</w:t>
      </w:r>
      <w:r w:rsidR="00D14854" w:rsidRPr="00EF7F7E">
        <w:t>走線</w:t>
      </w:r>
      <w:r w:rsidR="00DF52FD" w:rsidRPr="00EF7F7E">
        <w:t>$$$10</w:t>
      </w:r>
      <w:r w:rsidR="00DF52FD" w:rsidRPr="00EF7F7E">
        <w:t>及</w:t>
      </w:r>
      <w:r w:rsidR="00D14854" w:rsidRPr="00EF7F7E">
        <w:t>走線</w:t>
      </w:r>
      <w:r w:rsidR="00DF52FD" w:rsidRPr="00EF7F7E">
        <w:lastRenderedPageBreak/>
        <w:t>N19861112</w:t>
      </w:r>
      <w:r w:rsidR="00450656" w:rsidRPr="00EF7F7E">
        <w:t>的影響</w:t>
      </w:r>
      <w:r w:rsidR="00450656" w:rsidRPr="00EF7F7E">
        <w:t xml:space="preserve">, </w:t>
      </w:r>
      <w:r w:rsidR="00450656" w:rsidRPr="00EF7F7E">
        <w:t>其</w:t>
      </w:r>
      <w:r w:rsidR="00361991">
        <w:rPr>
          <w:rFonts w:hint="eastAsia"/>
        </w:rPr>
        <w:t>中</w:t>
      </w:r>
      <w:r w:rsidR="00CB4CE0" w:rsidRPr="00EF7F7E">
        <w:t>Crosstalk</w:t>
      </w:r>
      <w:r w:rsidR="0064194A">
        <w:t xml:space="preserve"> = 7</w:t>
      </w:r>
      <w:r w:rsidR="00E0325E" w:rsidRPr="00EF7F7E">
        <w:t>0</w:t>
      </w:r>
      <w:r w:rsidR="0064194A">
        <w:rPr>
          <w:rFonts w:hint="eastAsia"/>
        </w:rPr>
        <w:t>3</w:t>
      </w:r>
      <w:r w:rsidR="00CB4CE0" w:rsidRPr="00EF7F7E">
        <w:t>mV</w:t>
      </w:r>
      <w:r w:rsidR="00450656" w:rsidRPr="00EF7F7E">
        <w:t>)</w:t>
      </w:r>
      <w:r w:rsidR="00BD5B6E">
        <w:rPr>
          <w:rFonts w:hint="eastAsia"/>
        </w:rPr>
        <w:t xml:space="preserve"> </w:t>
      </w:r>
      <w:r w:rsidR="00450656" w:rsidRPr="00EF7F7E">
        <w:t>與</w:t>
      </w:r>
      <w:r w:rsidR="00B93DCC" w:rsidRPr="00EF7F7E">
        <w:t>D30</w:t>
      </w:r>
      <w:r w:rsidR="00450656" w:rsidRPr="00EF7F7E">
        <w:t xml:space="preserve"> (</w:t>
      </w:r>
      <w:r w:rsidR="00B93DCC" w:rsidRPr="00EF7F7E">
        <w:t>Crosstalk = 634</w:t>
      </w:r>
      <w:r w:rsidR="00CB4CE0" w:rsidRPr="00EF7F7E">
        <w:t>mV)</w:t>
      </w:r>
      <w:r w:rsidR="00C8033E" w:rsidRPr="00EF7F7E">
        <w:rPr>
          <w:kern w:val="0"/>
        </w:rPr>
        <w:t>。</w:t>
      </w:r>
      <w:r w:rsidR="0069416E">
        <w:rPr>
          <w:rFonts w:hint="eastAsia"/>
          <w:kern w:val="0"/>
        </w:rPr>
        <w:t xml:space="preserve"> </w:t>
      </w:r>
      <w:r w:rsidR="00095A3B" w:rsidRPr="00EF7F7E">
        <w:t>如</w:t>
      </w:r>
      <w:r w:rsidR="006E6641">
        <w:fldChar w:fldCharType="begin"/>
      </w:r>
      <w:r w:rsidR="007F3D34">
        <w:instrText xml:space="preserve"> REF _Ref298488953 \h </w:instrText>
      </w:r>
      <w:r w:rsidR="006E6641">
        <w:fldChar w:fldCharType="separate"/>
      </w:r>
      <w:r w:rsidR="0054414A">
        <w:rPr>
          <w:rFonts w:hint="eastAsia"/>
        </w:rPr>
        <w:t>圖</w:t>
      </w:r>
      <w:r w:rsidR="0054414A">
        <w:rPr>
          <w:rFonts w:hint="eastAsia"/>
        </w:rPr>
        <w:t xml:space="preserve"> </w:t>
      </w:r>
      <w:r w:rsidR="0054414A">
        <w:rPr>
          <w:noProof/>
        </w:rPr>
        <w:t>7</w:t>
      </w:r>
      <w:r w:rsidR="006E6641">
        <w:fldChar w:fldCharType="end"/>
      </w:r>
      <w:r w:rsidR="00E05828" w:rsidRPr="00EF7F7E">
        <w:t>所示</w:t>
      </w:r>
      <w:r w:rsidR="00450656" w:rsidRPr="00EF7F7E">
        <w:t>為</w:t>
      </w:r>
      <w:r w:rsidR="00A85F85" w:rsidRPr="00EF7F7E">
        <w:t>D16</w:t>
      </w:r>
      <w:r w:rsidR="0005008F" w:rsidRPr="00EF7F7E">
        <w:t xml:space="preserve"> (</w:t>
      </w:r>
      <w:r w:rsidR="0005008F" w:rsidRPr="00EF7F7E">
        <w:t>左上方</w:t>
      </w:r>
      <w:r w:rsidR="0005008F" w:rsidRPr="00EF7F7E">
        <w:t>)</w:t>
      </w:r>
      <w:r w:rsidR="00450656" w:rsidRPr="00EF7F7E">
        <w:t>、</w:t>
      </w:r>
      <w:r w:rsidR="00450656" w:rsidRPr="00EF7F7E">
        <w:t xml:space="preserve"> </w:t>
      </w:r>
      <w:r w:rsidR="00A85F85" w:rsidRPr="00EF7F7E">
        <w:t>$$$10</w:t>
      </w:r>
      <w:r w:rsidR="0005008F" w:rsidRPr="00EF7F7E">
        <w:t xml:space="preserve"> (</w:t>
      </w:r>
      <w:r w:rsidR="00A90538" w:rsidRPr="00EF7F7E">
        <w:t>右方</w:t>
      </w:r>
      <w:r w:rsidR="0005008F" w:rsidRPr="00EF7F7E">
        <w:t>)</w:t>
      </w:r>
      <w:r w:rsidR="00694BF9">
        <w:rPr>
          <w:rFonts w:hint="eastAsia"/>
        </w:rPr>
        <w:t xml:space="preserve"> </w:t>
      </w:r>
      <w:r w:rsidR="00A85F85" w:rsidRPr="00EF7F7E">
        <w:t>及</w:t>
      </w:r>
      <w:r w:rsidR="00A85F85" w:rsidRPr="00EF7F7E">
        <w:t>N19861112</w:t>
      </w:r>
      <w:r w:rsidR="00694BF9">
        <w:rPr>
          <w:rFonts w:hint="eastAsia"/>
        </w:rPr>
        <w:t xml:space="preserve"> </w:t>
      </w:r>
      <w:r w:rsidR="00A90538" w:rsidRPr="00EF7F7E">
        <w:t>(</w:t>
      </w:r>
      <w:r w:rsidR="00A90538" w:rsidRPr="00EF7F7E">
        <w:t>左</w:t>
      </w:r>
      <w:r w:rsidR="006935A9" w:rsidRPr="00EF7F7E">
        <w:t>下</w:t>
      </w:r>
      <w:r w:rsidR="00A90538" w:rsidRPr="00EF7F7E">
        <w:t>方</w:t>
      </w:r>
      <w:r w:rsidR="00A90538" w:rsidRPr="00EF7F7E">
        <w:t>)</w:t>
      </w:r>
      <w:r w:rsidR="00694BF9">
        <w:rPr>
          <w:rFonts w:hint="eastAsia"/>
        </w:rPr>
        <w:t xml:space="preserve"> </w:t>
      </w:r>
      <w:r w:rsidR="00BD54D0" w:rsidRPr="00EF7F7E">
        <w:t>改善</w:t>
      </w:r>
      <w:r w:rsidR="0005008F" w:rsidRPr="00EF7F7E">
        <w:t>前</w:t>
      </w:r>
      <w:r w:rsidR="00450656" w:rsidRPr="00EF7F7E">
        <w:t>的</w:t>
      </w:r>
      <w:r w:rsidR="00D14854" w:rsidRPr="00EF7F7E">
        <w:t>走</w:t>
      </w:r>
      <w:r w:rsidR="00BD54D0" w:rsidRPr="00EF7F7E">
        <w:t>線</w:t>
      </w:r>
      <w:r w:rsidR="00450656" w:rsidRPr="00EF7F7E">
        <w:t xml:space="preserve">, </w:t>
      </w:r>
      <w:r w:rsidR="00450656" w:rsidRPr="00EF7F7E">
        <w:t>而</w:t>
      </w:r>
      <w:r w:rsidR="006E6641">
        <w:fldChar w:fldCharType="begin"/>
      </w:r>
      <w:r w:rsidR="007F3D34">
        <w:instrText xml:space="preserve"> REF _Ref298488937 \h </w:instrText>
      </w:r>
      <w:r w:rsidR="006E6641">
        <w:fldChar w:fldCharType="separate"/>
      </w:r>
      <w:r w:rsidR="0054414A">
        <w:rPr>
          <w:rFonts w:hint="eastAsia"/>
        </w:rPr>
        <w:t>圖</w:t>
      </w:r>
      <w:r w:rsidR="0054414A">
        <w:rPr>
          <w:rFonts w:hint="eastAsia"/>
        </w:rPr>
        <w:t xml:space="preserve"> </w:t>
      </w:r>
      <w:r w:rsidR="0054414A">
        <w:rPr>
          <w:noProof/>
        </w:rPr>
        <w:t>8</w:t>
      </w:r>
      <w:r w:rsidR="006E6641">
        <w:fldChar w:fldCharType="end"/>
      </w:r>
      <w:r w:rsidR="00450656" w:rsidRPr="00EF7F7E">
        <w:t>則為</w:t>
      </w:r>
      <w:r w:rsidR="006C7E17" w:rsidRPr="00EF7F7E">
        <w:t>改善後</w:t>
      </w:r>
      <w:r w:rsidR="00450656" w:rsidRPr="00EF7F7E">
        <w:t>的</w:t>
      </w:r>
      <w:r w:rsidR="006C7E17" w:rsidRPr="00EF7F7E">
        <w:t>走線</w:t>
      </w:r>
      <w:r w:rsidR="00450656" w:rsidRPr="00EF7F7E">
        <w:t>。</w:t>
      </w:r>
      <w:r w:rsidR="00095A3B" w:rsidRPr="00EF7F7E">
        <w:t>如</w:t>
      </w:r>
      <w:r w:rsidR="006E6641">
        <w:fldChar w:fldCharType="begin"/>
      </w:r>
      <w:r w:rsidR="007F3D34">
        <w:instrText xml:space="preserve"> REF _Ref298488978 \h </w:instrText>
      </w:r>
      <w:r w:rsidR="006E6641">
        <w:fldChar w:fldCharType="separate"/>
      </w:r>
      <w:r w:rsidR="0054414A">
        <w:rPr>
          <w:rFonts w:hint="eastAsia"/>
        </w:rPr>
        <w:t>圖</w:t>
      </w:r>
      <w:r w:rsidR="0054414A">
        <w:rPr>
          <w:rFonts w:hint="eastAsia"/>
        </w:rPr>
        <w:t xml:space="preserve"> </w:t>
      </w:r>
      <w:r w:rsidR="0054414A">
        <w:rPr>
          <w:noProof/>
        </w:rPr>
        <w:t>9</w:t>
      </w:r>
      <w:r w:rsidR="006E6641">
        <w:fldChar w:fldCharType="end"/>
      </w:r>
      <w:r w:rsidR="00095A3B" w:rsidRPr="00EF7F7E">
        <w:t>則</w:t>
      </w:r>
      <w:r w:rsidR="009C4EF8" w:rsidRPr="00EF7F7E">
        <w:t>為改善走線</w:t>
      </w:r>
      <w:r w:rsidR="009C4EF8" w:rsidRPr="00EF7F7E">
        <w:t>D16</w:t>
      </w:r>
      <w:r w:rsidR="009C4EF8" w:rsidRPr="00EF7F7E">
        <w:t>及</w:t>
      </w:r>
      <w:r w:rsidR="009C4EF8" w:rsidRPr="00EF7F7E">
        <w:t>D30</w:t>
      </w:r>
      <w:r w:rsidR="009C4EF8" w:rsidRPr="00EF7F7E">
        <w:t>後</w:t>
      </w:r>
      <w:r w:rsidR="00095A3B" w:rsidRPr="00EF7F7E">
        <w:t xml:space="preserve">, </w:t>
      </w:r>
      <w:r w:rsidR="00095A3B" w:rsidRPr="00EF7F7E">
        <w:t>信</w:t>
      </w:r>
      <w:r w:rsidR="009C4EF8" w:rsidRPr="00EF7F7E">
        <w:t>號完整性</w:t>
      </w:r>
      <w:r w:rsidR="00095A3B" w:rsidRPr="00EF7F7E">
        <w:t>的</w:t>
      </w:r>
      <w:r w:rsidR="009C4EF8" w:rsidRPr="00EF7F7E">
        <w:t>報告</w:t>
      </w:r>
      <w:r w:rsidR="00095A3B" w:rsidRPr="00EF7F7E">
        <w:t xml:space="preserve">, </w:t>
      </w:r>
      <w:r w:rsidR="00095A3B" w:rsidRPr="00EF7F7E">
        <w:t>從報告中可知</w:t>
      </w:r>
      <w:r w:rsidR="009C4EF8" w:rsidRPr="00EF7F7E">
        <w:t>D16</w:t>
      </w:r>
      <w:r w:rsidR="009C4EF8" w:rsidRPr="00EF7F7E">
        <w:t>與Ｄ</w:t>
      </w:r>
      <w:r w:rsidR="009C4EF8" w:rsidRPr="00EF7F7E">
        <w:t xml:space="preserve">30 </w:t>
      </w:r>
      <w:r w:rsidR="009C4EF8" w:rsidRPr="00EF7F7E">
        <w:t>已移除</w:t>
      </w:r>
      <w:r w:rsidR="00E05828" w:rsidRPr="00EF7F7E">
        <w:t>且</w:t>
      </w:r>
      <w:r w:rsidR="00030D18" w:rsidRPr="00EF7F7E">
        <w:t>總違反數剩</w:t>
      </w:r>
      <w:r w:rsidR="00030D18" w:rsidRPr="00EF7F7E">
        <w:t>18</w:t>
      </w:r>
      <w:r w:rsidR="00030D18" w:rsidRPr="00EF7F7E">
        <w:t>個</w:t>
      </w:r>
      <w:r w:rsidR="00234846" w:rsidRPr="00EF7F7E">
        <w:t>。</w:t>
      </w:r>
      <w:r w:rsidR="004C4AB5" w:rsidRPr="00EF7F7E">
        <w:t xml:space="preserve"> </w:t>
      </w:r>
      <w:r w:rsidR="00234846" w:rsidRPr="00EF7F7E">
        <w:t>而</w:t>
      </w:r>
      <w:r w:rsidR="00462510" w:rsidRPr="00EF7F7E">
        <w:t>重複上述步驟</w:t>
      </w:r>
      <w:r w:rsidR="00234846" w:rsidRPr="00EF7F7E">
        <w:t xml:space="preserve">, </w:t>
      </w:r>
      <w:r w:rsidR="00462510" w:rsidRPr="00EF7F7E">
        <w:t>最後</w:t>
      </w:r>
      <w:r w:rsidR="00234846" w:rsidRPr="00EF7F7E">
        <w:t>我們可</w:t>
      </w:r>
      <w:r w:rsidR="00462510" w:rsidRPr="00EF7F7E">
        <w:t>清除所有</w:t>
      </w:r>
      <w:r w:rsidR="00234846" w:rsidRPr="00EF7F7E">
        <w:t>的</w:t>
      </w:r>
      <w:r w:rsidR="00462510" w:rsidRPr="00EF7F7E">
        <w:t>串擾</w:t>
      </w:r>
      <w:r w:rsidR="00234846" w:rsidRPr="00EF7F7E">
        <w:t>。</w:t>
      </w:r>
    </w:p>
    <w:p w:rsidR="00462510" w:rsidRPr="005E1F0D" w:rsidRDefault="006E6641" w:rsidP="00E0325E">
      <w:r>
        <w:rPr>
          <w:noProof/>
        </w:rPr>
        <w:lastRenderedPageBreak/>
        <w:pict>
          <v:shape id="_x0000_s1034" type="#_x0000_t202" style="position:absolute;margin-left:-1.3pt;margin-top:3pt;width:414.3pt;height:315.75pt;z-index:251658240;mso-position-horizontal-relative:margin;mso-position-vertical-relative:margin">
            <v:textbox style="mso-next-textbox:#_x0000_s1034">
              <w:txbxContent>
                <w:p w:rsidR="001563FD" w:rsidRDefault="00817DCB">
                  <w:r>
                    <w:pict>
                      <v:shape id="_x0000_i1032" type="#_x0000_t75" style="width:399.75pt;height:285pt">
                        <v:imagedata r:id="rId27" o:title=""/>
                      </v:shape>
                    </w:pict>
                  </w:r>
                </w:p>
                <w:p w:rsidR="001563FD" w:rsidRDefault="001563FD" w:rsidP="001563FD">
                  <w:pPr>
                    <w:pStyle w:val="Figure"/>
                    <w:ind w:left="1440" w:hanging="480"/>
                  </w:pPr>
                  <w:bookmarkStart w:id="52" w:name="_Ref298488937"/>
                  <w:bookmarkStart w:id="53" w:name="_Toc298847908"/>
                  <w:bookmarkStart w:id="54" w:name="_Toc301450392"/>
                  <w:r>
                    <w:rPr>
                      <w:rFonts w:hint="eastAsia"/>
                    </w:rPr>
                    <w:t>圖</w:t>
                  </w:r>
                  <w:r>
                    <w:rPr>
                      <w:rFonts w:hint="eastAsia"/>
                    </w:rPr>
                    <w:t xml:space="preserve"> </w:t>
                  </w:r>
                  <w:r w:rsidR="006E6641"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 w:rsidR="006E6641">
                    <w:fldChar w:fldCharType="separate"/>
                  </w:r>
                  <w:r w:rsidR="0054414A">
                    <w:rPr>
                      <w:noProof/>
                    </w:rPr>
                    <w:t>8</w:t>
                  </w:r>
                  <w:r w:rsidR="006E6641">
                    <w:fldChar w:fldCharType="end"/>
                  </w:r>
                  <w:bookmarkEnd w:id="52"/>
                  <w:r>
                    <w:rPr>
                      <w:rFonts w:hint="eastAsia"/>
                    </w:rPr>
                    <w:t xml:space="preserve">. </w:t>
                  </w:r>
                  <w:r>
                    <w:rPr>
                      <w:rFonts w:hint="eastAsia"/>
                    </w:rPr>
                    <w:t>改善後之走線</w:t>
                  </w:r>
                  <w:r>
                    <w:rPr>
                      <w:rFonts w:hint="eastAsia"/>
                    </w:rPr>
                    <w:t>D16, $$$10</w:t>
                  </w:r>
                  <w:r>
                    <w:rPr>
                      <w:rFonts w:hint="eastAsia"/>
                    </w:rPr>
                    <w:t>及</w:t>
                  </w:r>
                  <w:r>
                    <w:rPr>
                      <w:rFonts w:hint="eastAsia"/>
                    </w:rPr>
                    <w:t>N19861112</w:t>
                  </w:r>
                  <w:bookmarkEnd w:id="53"/>
                  <w:bookmarkEnd w:id="54"/>
                </w:p>
                <w:p w:rsidR="001563FD" w:rsidRPr="001563FD" w:rsidRDefault="001563FD"/>
              </w:txbxContent>
            </v:textbox>
            <w10:wrap type="square" anchorx="margin" anchory="margin"/>
          </v:shape>
        </w:pict>
      </w:r>
    </w:p>
    <w:p w:rsidR="000368AF" w:rsidRPr="00EF7F7E" w:rsidRDefault="000368AF" w:rsidP="0075739B">
      <w:pPr>
        <w:pStyle w:val="1"/>
        <w:numPr>
          <w:ilvl w:val="0"/>
          <w:numId w:val="38"/>
        </w:numPr>
        <w:rPr>
          <w:rFonts w:ascii="Times New Roman" w:hAnsi="Times New Roman"/>
        </w:rPr>
      </w:pPr>
      <w:bookmarkStart w:id="55" w:name="_Toc298847918"/>
      <w:bookmarkStart w:id="56" w:name="_Toc301450404"/>
      <w:r w:rsidRPr="00EF7F7E">
        <w:rPr>
          <w:rFonts w:ascii="Times New Roman" w:hAnsi="Times New Roman"/>
        </w:rPr>
        <w:t>結語</w:t>
      </w:r>
      <w:bookmarkEnd w:id="55"/>
      <w:bookmarkEnd w:id="56"/>
    </w:p>
    <w:p w:rsidR="0069290B" w:rsidRDefault="007671CB" w:rsidP="007671CB">
      <w:pPr>
        <w:ind w:firstLineChars="200" w:firstLine="480"/>
        <w:rPr>
          <w:kern w:val="0"/>
        </w:rPr>
      </w:pPr>
      <w:r w:rsidRPr="00EF7F7E">
        <w:rPr>
          <w:kern w:val="0"/>
        </w:rPr>
        <w:t>盟立藉助</w:t>
      </w:r>
      <w:r w:rsidRPr="00EF7F7E">
        <w:rPr>
          <w:kern w:val="0"/>
        </w:rPr>
        <w:t>EDA</w:t>
      </w:r>
      <w:r w:rsidRPr="00EF7F7E">
        <w:rPr>
          <w:kern w:val="0"/>
        </w:rPr>
        <w:t>工具</w:t>
      </w:r>
      <w:r w:rsidR="0064194A">
        <w:rPr>
          <w:rFonts w:hint="eastAsia"/>
          <w:kern w:val="0"/>
        </w:rPr>
        <w:t>模擬</w:t>
      </w:r>
      <w:r w:rsidRPr="00EF7F7E">
        <w:rPr>
          <w:kern w:val="0"/>
        </w:rPr>
        <w:t>軟體於</w:t>
      </w:r>
      <w:r w:rsidR="000E4188" w:rsidRPr="00EF7F7E">
        <w:rPr>
          <w:kern w:val="0"/>
        </w:rPr>
        <w:t>工業控制器</w:t>
      </w:r>
      <w:r w:rsidRPr="00EF7F7E">
        <w:rPr>
          <w:kern w:val="0"/>
        </w:rPr>
        <w:t>PCB</w:t>
      </w:r>
      <w:r w:rsidR="0069290B" w:rsidRPr="00EF7F7E">
        <w:rPr>
          <w:kern w:val="0"/>
        </w:rPr>
        <w:t>的</w:t>
      </w:r>
      <w:r w:rsidRPr="00EF7F7E">
        <w:rPr>
          <w:kern w:val="0"/>
        </w:rPr>
        <w:t>設計</w:t>
      </w:r>
      <w:r w:rsidRPr="00EF7F7E">
        <w:rPr>
          <w:kern w:val="0"/>
        </w:rPr>
        <w:t xml:space="preserve">, </w:t>
      </w:r>
      <w:r w:rsidRPr="00EF7F7E">
        <w:rPr>
          <w:kern w:val="0"/>
        </w:rPr>
        <w:t>其所產生的綜效</w:t>
      </w:r>
      <w:r w:rsidR="00766DE6">
        <w:rPr>
          <w:rFonts w:hint="eastAsia"/>
          <w:kern w:val="0"/>
        </w:rPr>
        <w:t xml:space="preserve">, </w:t>
      </w:r>
      <w:r w:rsidR="00766DE6">
        <w:rPr>
          <w:rFonts w:hint="eastAsia"/>
          <w:kern w:val="0"/>
        </w:rPr>
        <w:t>今</w:t>
      </w:r>
      <w:r w:rsidRPr="00EF7F7E">
        <w:rPr>
          <w:kern w:val="0"/>
        </w:rPr>
        <w:t>整理如下</w:t>
      </w:r>
      <w:r w:rsidRPr="00EF7F7E">
        <w:rPr>
          <w:kern w:val="0"/>
        </w:rPr>
        <w:t>:</w:t>
      </w:r>
    </w:p>
    <w:p w:rsidR="000F0A45" w:rsidRPr="00EF7F7E" w:rsidRDefault="000F0A45" w:rsidP="007671CB">
      <w:pPr>
        <w:ind w:firstLineChars="200" w:firstLine="480"/>
        <w:rPr>
          <w:kern w:val="0"/>
        </w:rPr>
      </w:pPr>
    </w:p>
    <w:p w:rsidR="004475F7" w:rsidRDefault="0064194A" w:rsidP="004475F7">
      <w:pPr>
        <w:numPr>
          <w:ilvl w:val="0"/>
          <w:numId w:val="47"/>
        </w:numPr>
        <w:rPr>
          <w:kern w:val="0"/>
        </w:rPr>
      </w:pPr>
      <w:r w:rsidRPr="00EF7F7E">
        <w:rPr>
          <w:kern w:val="0"/>
        </w:rPr>
        <w:t>藉助</w:t>
      </w:r>
      <w:r w:rsidRPr="00EF7F7E">
        <w:rPr>
          <w:kern w:val="0"/>
        </w:rPr>
        <w:t>EDA</w:t>
      </w:r>
      <w:r w:rsidRPr="00EF7F7E">
        <w:rPr>
          <w:kern w:val="0"/>
        </w:rPr>
        <w:t>工具中的</w:t>
      </w:r>
      <w:r w:rsidRPr="00EF7F7E">
        <w:rPr>
          <w:kern w:val="0"/>
        </w:rPr>
        <w:t>SI/PI</w:t>
      </w:r>
      <w:r w:rsidRPr="00EF7F7E">
        <w:rPr>
          <w:kern w:val="0"/>
        </w:rPr>
        <w:t>來</w:t>
      </w:r>
      <w:r w:rsidRPr="00EF7F7E">
        <w:t>分析信號</w:t>
      </w:r>
      <w:r w:rsidRPr="00EF7F7E">
        <w:t>/</w:t>
      </w:r>
      <w:r w:rsidRPr="00EF7F7E">
        <w:t>電源的完整度</w:t>
      </w:r>
      <w:r w:rsidRPr="00EF7F7E">
        <w:t xml:space="preserve">, </w:t>
      </w:r>
      <w:r w:rsidRPr="00EF7F7E">
        <w:rPr>
          <w:kern w:val="0"/>
        </w:rPr>
        <w:t>TA</w:t>
      </w:r>
      <w:r w:rsidRPr="00EF7F7E">
        <w:rPr>
          <w:kern w:val="0"/>
        </w:rPr>
        <w:t>來</w:t>
      </w:r>
      <w:r w:rsidRPr="00EF7F7E">
        <w:t>分析零件與</w:t>
      </w:r>
      <w:r w:rsidRPr="00EF7F7E">
        <w:t>PCB</w:t>
      </w:r>
      <w:r w:rsidRPr="00EF7F7E">
        <w:t>的溫度</w:t>
      </w:r>
      <w:r w:rsidRPr="00EF7F7E">
        <w:t>,</w:t>
      </w:r>
      <w:r w:rsidRPr="00EF7F7E">
        <w:rPr>
          <w:kern w:val="0"/>
        </w:rPr>
        <w:t>減少</w:t>
      </w:r>
      <w:r w:rsidRPr="00EF7F7E">
        <w:rPr>
          <w:kern w:val="0"/>
        </w:rPr>
        <w:t>PCB re-layout</w:t>
      </w:r>
      <w:r w:rsidRPr="00EF7F7E">
        <w:rPr>
          <w:kern w:val="0"/>
        </w:rPr>
        <w:t>的次數</w:t>
      </w:r>
      <w:r>
        <w:rPr>
          <w:rFonts w:hint="eastAsia"/>
          <w:kern w:val="0"/>
        </w:rPr>
        <w:t xml:space="preserve">, </w:t>
      </w:r>
      <w:r>
        <w:rPr>
          <w:rFonts w:hint="eastAsia"/>
          <w:kern w:val="0"/>
        </w:rPr>
        <w:t>從而</w:t>
      </w:r>
      <w:r w:rsidRPr="00EF7F7E">
        <w:t>可</w:t>
      </w:r>
      <w:r>
        <w:rPr>
          <w:rFonts w:hint="eastAsia"/>
        </w:rPr>
        <w:t>提升</w:t>
      </w:r>
      <w:r w:rsidRPr="00EF7F7E">
        <w:t>設計</w:t>
      </w:r>
      <w:r w:rsidRPr="00EF7F7E">
        <w:t>PCB</w:t>
      </w:r>
      <w:r w:rsidRPr="00EF7F7E">
        <w:t>的</w:t>
      </w:r>
      <w:r>
        <w:rPr>
          <w:rFonts w:hint="eastAsia"/>
        </w:rPr>
        <w:t>效率與品質</w:t>
      </w:r>
      <w:r w:rsidRPr="00EF7F7E">
        <w:rPr>
          <w:kern w:val="0"/>
        </w:rPr>
        <w:t>。</w:t>
      </w:r>
    </w:p>
    <w:p w:rsidR="004475F7" w:rsidRDefault="004475F7" w:rsidP="004475F7">
      <w:pPr>
        <w:ind w:left="360"/>
        <w:rPr>
          <w:kern w:val="0"/>
        </w:rPr>
      </w:pPr>
    </w:p>
    <w:p w:rsidR="00520541" w:rsidRDefault="0064194A" w:rsidP="004475F7">
      <w:pPr>
        <w:numPr>
          <w:ilvl w:val="0"/>
          <w:numId w:val="47"/>
        </w:numPr>
      </w:pPr>
      <w:r w:rsidRPr="00EF7F7E">
        <w:rPr>
          <w:kern w:val="0"/>
        </w:rPr>
        <w:t>藉助</w:t>
      </w:r>
      <w:r w:rsidRPr="00EF7F7E">
        <w:rPr>
          <w:kern w:val="0"/>
        </w:rPr>
        <w:t>EDA</w:t>
      </w:r>
      <w:r w:rsidRPr="00EF7F7E">
        <w:rPr>
          <w:kern w:val="0"/>
        </w:rPr>
        <w:t>工具中的</w:t>
      </w:r>
      <w:r w:rsidRPr="00EF7F7E">
        <w:t>Quiet Expert</w:t>
      </w:r>
      <w:r w:rsidRPr="00EF7F7E">
        <w:t>來檢驗符合</w:t>
      </w:r>
      <w:r w:rsidRPr="00EF7F7E">
        <w:t>EMC</w:t>
      </w:r>
      <w:r w:rsidRPr="00EF7F7E">
        <w:t>的程度</w:t>
      </w:r>
      <w:r w:rsidRPr="00EF7F7E">
        <w:t xml:space="preserve">, </w:t>
      </w:r>
      <w:r w:rsidRPr="00EF7F7E">
        <w:t>使得</w:t>
      </w:r>
      <w:r>
        <w:rPr>
          <w:rFonts w:hint="eastAsia"/>
        </w:rPr>
        <w:t>設計</w:t>
      </w:r>
      <w:r w:rsidRPr="00EF7F7E">
        <w:t>PCB</w:t>
      </w:r>
      <w:r w:rsidRPr="00EF7F7E">
        <w:t>板的可靠度與</w:t>
      </w:r>
      <w:r w:rsidRPr="00EF7F7E">
        <w:t>EMC</w:t>
      </w:r>
      <w:r w:rsidRPr="00EF7F7E">
        <w:t>相容性</w:t>
      </w:r>
      <w:r>
        <w:rPr>
          <w:rFonts w:hint="eastAsia"/>
        </w:rPr>
        <w:t xml:space="preserve">, </w:t>
      </w:r>
      <w:r w:rsidRPr="00EF7F7E">
        <w:t>皆</w:t>
      </w:r>
      <w:r>
        <w:rPr>
          <w:rFonts w:hint="eastAsia"/>
        </w:rPr>
        <w:t>可</w:t>
      </w:r>
      <w:r w:rsidRPr="00EF7F7E">
        <w:t>得到明顯的提升與保障</w:t>
      </w:r>
      <w:r w:rsidR="000E4188" w:rsidRPr="00EF7F7E">
        <w:t>。</w:t>
      </w:r>
    </w:p>
    <w:p w:rsidR="004475F7" w:rsidRDefault="004475F7" w:rsidP="004475F7">
      <w:pPr>
        <w:rPr>
          <w:kern w:val="0"/>
        </w:rPr>
      </w:pPr>
    </w:p>
    <w:p w:rsidR="00520541" w:rsidRDefault="0064194A" w:rsidP="004475F7">
      <w:pPr>
        <w:numPr>
          <w:ilvl w:val="0"/>
          <w:numId w:val="47"/>
        </w:numPr>
        <w:rPr>
          <w:kern w:val="0"/>
        </w:rPr>
      </w:pPr>
      <w:r w:rsidRPr="00EF7F7E">
        <w:rPr>
          <w:kern w:val="0"/>
        </w:rPr>
        <w:t>EDA</w:t>
      </w:r>
      <w:r w:rsidRPr="00EF7F7E">
        <w:rPr>
          <w:kern w:val="0"/>
        </w:rPr>
        <w:t>所產生的</w:t>
      </w:r>
      <w:r w:rsidRPr="00EF7F7E">
        <w:rPr>
          <w:kern w:val="0"/>
        </w:rPr>
        <w:t>BOM</w:t>
      </w:r>
      <w:r w:rsidRPr="00EF7F7E">
        <w:rPr>
          <w:kern w:val="0"/>
        </w:rPr>
        <w:t>表</w:t>
      </w:r>
      <w:r w:rsidRPr="00EF7F7E">
        <w:rPr>
          <w:kern w:val="0"/>
        </w:rPr>
        <w:t xml:space="preserve">, </w:t>
      </w:r>
      <w:r w:rsidRPr="00EF7F7E">
        <w:rPr>
          <w:kern w:val="0"/>
        </w:rPr>
        <w:t>能與公司的</w:t>
      </w:r>
      <w:r>
        <w:rPr>
          <w:rFonts w:hint="eastAsia"/>
          <w:kern w:val="0"/>
        </w:rPr>
        <w:t>ERP</w:t>
      </w:r>
      <w:r w:rsidRPr="00EF7F7E">
        <w:rPr>
          <w:kern w:val="0"/>
        </w:rPr>
        <w:t>系統結合</w:t>
      </w:r>
      <w:r w:rsidRPr="00EF7F7E">
        <w:rPr>
          <w:kern w:val="0"/>
        </w:rPr>
        <w:t xml:space="preserve">, </w:t>
      </w:r>
      <w:r w:rsidRPr="00EF7F7E">
        <w:rPr>
          <w:kern w:val="0"/>
        </w:rPr>
        <w:t>並將目前人工輸入</w:t>
      </w:r>
      <w:r w:rsidRPr="00EF7F7E">
        <w:rPr>
          <w:kern w:val="0"/>
        </w:rPr>
        <w:t xml:space="preserve"> BOM</w:t>
      </w:r>
      <w:r w:rsidRPr="00EF7F7E">
        <w:rPr>
          <w:kern w:val="0"/>
        </w:rPr>
        <w:t>表變為自動化</w:t>
      </w:r>
      <w:r w:rsidRPr="00EF7F7E">
        <w:rPr>
          <w:kern w:val="0"/>
        </w:rPr>
        <w:t xml:space="preserve">, </w:t>
      </w:r>
      <w:r w:rsidRPr="00EF7F7E">
        <w:rPr>
          <w:kern w:val="0"/>
        </w:rPr>
        <w:t>以進一步節省研發與製造單位</w:t>
      </w:r>
      <w:r w:rsidR="00766DE6">
        <w:rPr>
          <w:rFonts w:hint="eastAsia"/>
          <w:kern w:val="0"/>
        </w:rPr>
        <w:t>所</w:t>
      </w:r>
      <w:r w:rsidRPr="00EF7F7E">
        <w:rPr>
          <w:kern w:val="0"/>
        </w:rPr>
        <w:t>建</w:t>
      </w:r>
      <w:r>
        <w:rPr>
          <w:rFonts w:hint="eastAsia"/>
          <w:kern w:val="0"/>
        </w:rPr>
        <w:t>立</w:t>
      </w:r>
      <w:r w:rsidRPr="00EF7F7E">
        <w:rPr>
          <w:kern w:val="0"/>
        </w:rPr>
        <w:t>BOM</w:t>
      </w:r>
      <w:r w:rsidRPr="00EF7F7E">
        <w:rPr>
          <w:kern w:val="0"/>
        </w:rPr>
        <w:t>表的時間</w:t>
      </w:r>
      <w:r w:rsidR="000E4188" w:rsidRPr="00EF7F7E">
        <w:rPr>
          <w:kern w:val="0"/>
        </w:rPr>
        <w:t>。</w:t>
      </w:r>
    </w:p>
    <w:p w:rsidR="004475F7" w:rsidRDefault="004475F7" w:rsidP="004475F7">
      <w:pPr>
        <w:rPr>
          <w:color w:val="000000"/>
          <w:kern w:val="0"/>
        </w:rPr>
      </w:pPr>
    </w:p>
    <w:p w:rsidR="0069290B" w:rsidRDefault="0069290B" w:rsidP="007864E0">
      <w:pPr>
        <w:ind w:left="240" w:hangingChars="100" w:hanging="240"/>
        <w:jc w:val="both"/>
      </w:pPr>
      <w:r w:rsidRPr="00EF7F7E">
        <w:rPr>
          <w:kern w:val="0"/>
        </w:rPr>
        <w:t xml:space="preserve">4. </w:t>
      </w:r>
      <w:r w:rsidR="0064194A" w:rsidRPr="00EF7F7E">
        <w:t>預估導入</w:t>
      </w:r>
      <w:r w:rsidR="0064194A" w:rsidRPr="00EF7F7E">
        <w:t xml:space="preserve"> EDA</w:t>
      </w:r>
      <w:r w:rsidR="0064194A" w:rsidRPr="00EF7F7E">
        <w:t>工具軟體</w:t>
      </w:r>
      <w:r w:rsidR="0064194A" w:rsidRPr="00EF7F7E">
        <w:rPr>
          <w:color w:val="000000"/>
        </w:rPr>
        <w:t>後</w:t>
      </w:r>
      <w:r w:rsidR="0064194A" w:rsidRPr="00EF7F7E">
        <w:rPr>
          <w:color w:val="000000"/>
        </w:rPr>
        <w:t xml:space="preserve">, </w:t>
      </w:r>
      <w:r w:rsidR="0064194A" w:rsidRPr="00EF7F7E">
        <w:t>開發一片</w:t>
      </w:r>
      <w:r w:rsidR="0064194A" w:rsidRPr="00EF7F7E">
        <w:t>PCB</w:t>
      </w:r>
      <w:r w:rsidR="0064194A" w:rsidRPr="00EF7F7E">
        <w:t>控制板</w:t>
      </w:r>
      <w:r w:rsidR="0064194A" w:rsidRPr="00EF7F7E">
        <w:t xml:space="preserve">, </w:t>
      </w:r>
      <w:r w:rsidR="0064194A" w:rsidRPr="00EF7F7E">
        <w:t>將由通常</w:t>
      </w:r>
      <w:r w:rsidR="0064194A" w:rsidRPr="00EF7F7E">
        <w:t>4~6</w:t>
      </w:r>
      <w:r w:rsidR="0064194A" w:rsidRPr="00EF7F7E">
        <w:t>個月降到</w:t>
      </w:r>
      <w:r w:rsidR="0064194A" w:rsidRPr="00EF7F7E">
        <w:t>1~3</w:t>
      </w:r>
      <w:r w:rsidR="0064194A" w:rsidRPr="00EF7F7E">
        <w:t>個月以內</w:t>
      </w:r>
      <w:r w:rsidRPr="00EF7F7E">
        <w:t>。</w:t>
      </w:r>
    </w:p>
    <w:p w:rsidR="00455292" w:rsidRPr="00EF7F7E" w:rsidRDefault="00455292" w:rsidP="007864E0">
      <w:pPr>
        <w:ind w:left="240" w:hangingChars="100" w:hanging="240"/>
        <w:jc w:val="both"/>
      </w:pPr>
    </w:p>
    <w:p w:rsidR="00CE24C8" w:rsidRDefault="00946975" w:rsidP="002C7206">
      <w:pPr>
        <w:ind w:firstLineChars="200" w:firstLine="480"/>
        <w:rPr>
          <w:kern w:val="0"/>
        </w:rPr>
      </w:pPr>
      <w:r>
        <w:rPr>
          <w:rFonts w:hint="eastAsia"/>
          <w:color w:val="000000"/>
          <w:kern w:val="0"/>
        </w:rPr>
        <w:t>而</w:t>
      </w:r>
      <w:r w:rsidR="0064194A" w:rsidRPr="00EF7F7E">
        <w:rPr>
          <w:color w:val="000000"/>
          <w:kern w:val="0"/>
        </w:rPr>
        <w:t>對於</w:t>
      </w:r>
      <w:r w:rsidR="0064194A" w:rsidRPr="00EF7F7E">
        <w:rPr>
          <w:color w:val="000000"/>
          <w:kern w:val="0"/>
        </w:rPr>
        <w:t>PCB</w:t>
      </w:r>
      <w:r w:rsidR="00694BF9">
        <w:rPr>
          <w:rFonts w:hint="eastAsia"/>
          <w:color w:val="000000"/>
          <w:kern w:val="0"/>
        </w:rPr>
        <w:t>s</w:t>
      </w:r>
      <w:r w:rsidR="0064194A" w:rsidRPr="00EF7F7E">
        <w:rPr>
          <w:color w:val="000000"/>
          <w:kern w:val="0"/>
        </w:rPr>
        <w:t>設計來說</w:t>
      </w:r>
      <w:r w:rsidR="0064194A" w:rsidRPr="00EF7F7E">
        <w:rPr>
          <w:color w:val="000000"/>
          <w:kern w:val="0"/>
        </w:rPr>
        <w:t>, Mentor Graphics EDA</w:t>
      </w:r>
      <w:r w:rsidR="0064194A" w:rsidRPr="00EF7F7E">
        <w:rPr>
          <w:color w:val="000000"/>
          <w:kern w:val="0"/>
        </w:rPr>
        <w:t>的</w:t>
      </w:r>
      <w:bookmarkStart w:id="57" w:name="OLE_LINK9"/>
      <w:bookmarkStart w:id="58" w:name="OLE_LINK10"/>
      <w:r w:rsidR="0064194A" w:rsidRPr="00EF7F7E">
        <w:rPr>
          <w:kern w:val="0"/>
        </w:rPr>
        <w:t>前端設計</w:t>
      </w:r>
      <w:bookmarkEnd w:id="57"/>
      <w:bookmarkEnd w:id="58"/>
      <w:r w:rsidR="0064194A" w:rsidRPr="00EF7F7E">
        <w:rPr>
          <w:kern w:val="0"/>
        </w:rPr>
        <w:t xml:space="preserve">(Front-End), </w:t>
      </w:r>
      <w:r w:rsidR="0064194A" w:rsidRPr="00EF7F7E">
        <w:rPr>
          <w:kern w:val="0"/>
        </w:rPr>
        <w:t>有</w:t>
      </w:r>
      <w:r w:rsidR="0064194A" w:rsidRPr="00EF7F7E">
        <w:rPr>
          <w:kern w:val="0"/>
        </w:rPr>
        <w:t>AMS (</w:t>
      </w:r>
      <w:r w:rsidR="002C7206">
        <w:rPr>
          <w:rFonts w:hint="eastAsia"/>
          <w:kern w:val="0"/>
        </w:rPr>
        <w:t xml:space="preserve">Advanced </w:t>
      </w:r>
      <w:r w:rsidR="0064194A" w:rsidRPr="00EF7F7E">
        <w:rPr>
          <w:kern w:val="0"/>
        </w:rPr>
        <w:t xml:space="preserve">Mixed Signal </w:t>
      </w:r>
      <w:r w:rsidR="005865E7">
        <w:rPr>
          <w:kern w:val="0"/>
        </w:rPr>
        <w:t>S</w:t>
      </w:r>
      <w:r w:rsidR="005865E7">
        <w:rPr>
          <w:rFonts w:hint="eastAsia"/>
          <w:kern w:val="0"/>
        </w:rPr>
        <w:t>imulation Environment</w:t>
      </w:r>
      <w:r w:rsidR="0064194A" w:rsidRPr="00EF7F7E">
        <w:rPr>
          <w:kern w:val="0"/>
        </w:rPr>
        <w:t>), HyperLynx Analog</w:t>
      </w:r>
      <w:r w:rsidR="0064194A" w:rsidRPr="00EF7F7E">
        <w:rPr>
          <w:kern w:val="0"/>
        </w:rPr>
        <w:t>做類比模擬</w:t>
      </w:r>
      <w:r w:rsidR="0064194A" w:rsidRPr="00EF7F7E">
        <w:rPr>
          <w:kern w:val="0"/>
        </w:rPr>
        <w:t xml:space="preserve">, </w:t>
      </w:r>
      <w:r w:rsidR="0064194A" w:rsidRPr="00EF7F7E">
        <w:rPr>
          <w:kern w:val="0"/>
        </w:rPr>
        <w:t>並可擴充成</w:t>
      </w:r>
      <w:r w:rsidR="0064194A" w:rsidRPr="00EF7F7E">
        <w:rPr>
          <w:kern w:val="0"/>
        </w:rPr>
        <w:t>AMS</w:t>
      </w:r>
      <w:r w:rsidR="0064194A" w:rsidRPr="00EF7F7E">
        <w:rPr>
          <w:kern w:val="0"/>
        </w:rPr>
        <w:t>做混合信號模擬</w:t>
      </w:r>
      <w:r w:rsidR="0064194A" w:rsidRPr="00EF7F7E">
        <w:rPr>
          <w:kern w:val="0"/>
        </w:rPr>
        <w:t xml:space="preserve">, </w:t>
      </w:r>
      <w:r w:rsidR="0064194A" w:rsidRPr="00EF7F7E">
        <w:rPr>
          <w:kern w:val="0"/>
        </w:rPr>
        <w:t>其含有</w:t>
      </w:r>
      <w:r w:rsidR="0064194A" w:rsidRPr="00EF7F7E">
        <w:rPr>
          <w:kern w:val="0"/>
        </w:rPr>
        <w:t xml:space="preserve"> ModelSim (</w:t>
      </w:r>
      <w:r w:rsidR="0064194A" w:rsidRPr="00EF7F7E">
        <w:rPr>
          <w:kern w:val="0"/>
        </w:rPr>
        <w:t>做數位</w:t>
      </w:r>
      <w:r w:rsidR="0064194A" w:rsidRPr="00EF7F7E">
        <w:rPr>
          <w:kern w:val="0"/>
        </w:rPr>
        <w:t>Verilog</w:t>
      </w:r>
      <w:r w:rsidR="0064194A" w:rsidRPr="00EF7F7E">
        <w:rPr>
          <w:kern w:val="0"/>
        </w:rPr>
        <w:t>行為模擬</w:t>
      </w:r>
      <w:r w:rsidR="0064194A" w:rsidRPr="00EF7F7E">
        <w:rPr>
          <w:kern w:val="0"/>
        </w:rPr>
        <w:t>)</w:t>
      </w:r>
      <w:r w:rsidR="0064194A" w:rsidRPr="00EF7F7E">
        <w:rPr>
          <w:kern w:val="0"/>
        </w:rPr>
        <w:t>及</w:t>
      </w:r>
      <w:r w:rsidR="0064194A" w:rsidRPr="00EF7F7E">
        <w:rPr>
          <w:kern w:val="0"/>
        </w:rPr>
        <w:t>Eldo (</w:t>
      </w:r>
      <w:r w:rsidR="0064194A" w:rsidRPr="00EF7F7E">
        <w:rPr>
          <w:kern w:val="0"/>
        </w:rPr>
        <w:t>可做類比及</w:t>
      </w:r>
      <w:r w:rsidR="0064194A" w:rsidRPr="00EF7F7E">
        <w:rPr>
          <w:kern w:val="0"/>
        </w:rPr>
        <w:t>Verilog-A</w:t>
      </w:r>
      <w:r w:rsidR="0064194A" w:rsidRPr="00EF7F7E">
        <w:rPr>
          <w:kern w:val="0"/>
        </w:rPr>
        <w:t>模擬</w:t>
      </w:r>
      <w:r w:rsidR="0064194A" w:rsidRPr="00EF7F7E">
        <w:rPr>
          <w:kern w:val="0"/>
        </w:rPr>
        <w:t xml:space="preserve">), </w:t>
      </w:r>
      <w:r w:rsidR="0064194A" w:rsidRPr="00EF7F7E">
        <w:rPr>
          <w:kern w:val="0"/>
        </w:rPr>
        <w:t>還可驗證數位</w:t>
      </w:r>
      <w:r w:rsidR="0064194A" w:rsidRPr="00EF7F7E">
        <w:rPr>
          <w:kern w:val="0"/>
        </w:rPr>
        <w:t>IC</w:t>
      </w:r>
      <w:r w:rsidR="0064194A" w:rsidRPr="00EF7F7E">
        <w:rPr>
          <w:kern w:val="0"/>
        </w:rPr>
        <w:t>元件與電路功能設計的正確性</w:t>
      </w:r>
      <w:r w:rsidR="00EF71A3">
        <w:rPr>
          <w:rFonts w:hint="eastAsia"/>
          <w:kern w:val="0"/>
        </w:rPr>
        <w:t>。</w:t>
      </w:r>
    </w:p>
    <w:p w:rsidR="00CE24C8" w:rsidRDefault="00CE24C8" w:rsidP="0069290B">
      <w:pPr>
        <w:ind w:firstLineChars="200" w:firstLine="480"/>
        <w:jc w:val="both"/>
        <w:rPr>
          <w:kern w:val="0"/>
        </w:rPr>
      </w:pPr>
    </w:p>
    <w:p w:rsidR="00E0030B" w:rsidRDefault="00CE24C8" w:rsidP="00E0030B">
      <w:pPr>
        <w:ind w:firstLineChars="200" w:firstLine="480"/>
        <w:rPr>
          <w:kern w:val="0"/>
        </w:rPr>
      </w:pPr>
      <w:r>
        <w:rPr>
          <w:rFonts w:hint="eastAsia"/>
          <w:kern w:val="0"/>
        </w:rPr>
        <w:t>目前</w:t>
      </w:r>
      <w:r w:rsidR="0064194A" w:rsidRPr="00EF7F7E">
        <w:rPr>
          <w:kern w:val="0"/>
        </w:rPr>
        <w:t>Cadence EDA</w:t>
      </w:r>
      <w:r w:rsidR="0064194A" w:rsidRPr="00EF7F7E">
        <w:rPr>
          <w:kern w:val="0"/>
        </w:rPr>
        <w:t>的前端設計</w:t>
      </w:r>
      <w:r w:rsidR="0064194A" w:rsidRPr="00EF7F7E">
        <w:rPr>
          <w:kern w:val="0"/>
        </w:rPr>
        <w:lastRenderedPageBreak/>
        <w:t>OrCAD</w:t>
      </w:r>
      <w:r w:rsidR="004A791B">
        <w:rPr>
          <w:rFonts w:hint="eastAsia"/>
          <w:kern w:val="0"/>
        </w:rPr>
        <w:t xml:space="preserve"> </w:t>
      </w:r>
      <w:r w:rsidR="0064194A" w:rsidRPr="00EF7F7E">
        <w:rPr>
          <w:kern w:val="0"/>
        </w:rPr>
        <w:t>/</w:t>
      </w:r>
      <w:r w:rsidR="004A791B">
        <w:rPr>
          <w:rFonts w:hint="eastAsia"/>
          <w:kern w:val="0"/>
        </w:rPr>
        <w:t xml:space="preserve"> </w:t>
      </w:r>
      <w:r w:rsidR="0064194A" w:rsidRPr="00EF7F7E">
        <w:rPr>
          <w:kern w:val="0"/>
        </w:rPr>
        <w:t>pSpice</w:t>
      </w:r>
      <w:r w:rsidR="00545C41">
        <w:rPr>
          <w:rFonts w:hint="eastAsia"/>
          <w:kern w:val="0"/>
        </w:rPr>
        <w:t>擁</w:t>
      </w:r>
      <w:r>
        <w:rPr>
          <w:rFonts w:hint="eastAsia"/>
          <w:kern w:val="0"/>
        </w:rPr>
        <w:t>有</w:t>
      </w:r>
      <w:r w:rsidR="00766DE6">
        <w:rPr>
          <w:rFonts w:hint="eastAsia"/>
          <w:kern w:val="0"/>
        </w:rPr>
        <w:t>較</w:t>
      </w:r>
      <w:r>
        <w:rPr>
          <w:rFonts w:hint="eastAsia"/>
          <w:kern w:val="0"/>
        </w:rPr>
        <w:t>多的使用者</w:t>
      </w:r>
      <w:r w:rsidR="00EF71A3">
        <w:rPr>
          <w:rFonts w:hint="eastAsia"/>
          <w:kern w:val="0"/>
        </w:rPr>
        <w:t xml:space="preserve">, </w:t>
      </w:r>
      <w:r w:rsidR="004E5A7D">
        <w:rPr>
          <w:rFonts w:hint="eastAsia"/>
          <w:kern w:val="0"/>
        </w:rPr>
        <w:t xml:space="preserve"> </w:t>
      </w:r>
      <w:r w:rsidR="00EF71A3">
        <w:rPr>
          <w:rFonts w:hint="eastAsia"/>
          <w:kern w:val="0"/>
        </w:rPr>
        <w:t>且</w:t>
      </w:r>
      <w:r w:rsidR="004E5A7D">
        <w:rPr>
          <w:rFonts w:hint="eastAsia"/>
          <w:kern w:val="0"/>
        </w:rPr>
        <w:t>免費</w:t>
      </w:r>
      <w:r w:rsidR="00EA492F">
        <w:rPr>
          <w:rFonts w:hint="eastAsia"/>
          <w:kern w:val="0"/>
        </w:rPr>
        <w:t>提供展</w:t>
      </w:r>
      <w:r w:rsidR="00EF71A3">
        <w:rPr>
          <w:rFonts w:hint="eastAsia"/>
          <w:kern w:val="0"/>
        </w:rPr>
        <w:t>示</w:t>
      </w:r>
      <w:r w:rsidR="00EA492F">
        <w:rPr>
          <w:rFonts w:hint="eastAsia"/>
          <w:kern w:val="0"/>
        </w:rPr>
        <w:t>樣本</w:t>
      </w:r>
      <w:r w:rsidR="0072578B">
        <w:rPr>
          <w:rFonts w:hint="eastAsia"/>
          <w:kern w:val="0"/>
        </w:rPr>
        <w:t xml:space="preserve"> </w:t>
      </w:r>
      <w:r w:rsidR="00EA492F">
        <w:rPr>
          <w:rFonts w:hint="eastAsia"/>
          <w:kern w:val="0"/>
        </w:rPr>
        <w:t>(</w:t>
      </w:r>
      <w:r w:rsidR="00460960">
        <w:rPr>
          <w:rFonts w:hint="eastAsia"/>
          <w:kern w:val="0"/>
        </w:rPr>
        <w:t>Demo Version</w:t>
      </w:r>
      <w:r w:rsidR="00EA492F">
        <w:rPr>
          <w:rFonts w:hint="eastAsia"/>
          <w:kern w:val="0"/>
        </w:rPr>
        <w:t>)</w:t>
      </w:r>
      <w:r w:rsidR="004E5A7D">
        <w:rPr>
          <w:rFonts w:hint="eastAsia"/>
          <w:kern w:val="0"/>
        </w:rPr>
        <w:t>使用</w:t>
      </w:r>
      <w:r w:rsidR="00EF71A3">
        <w:rPr>
          <w:rFonts w:hint="eastAsia"/>
          <w:kern w:val="0"/>
        </w:rPr>
        <w:t xml:space="preserve">, </w:t>
      </w:r>
      <w:r w:rsidR="004E5A7D">
        <w:rPr>
          <w:rFonts w:hint="eastAsia"/>
          <w:kern w:val="0"/>
        </w:rPr>
        <w:t>從學校</w:t>
      </w:r>
      <w:r w:rsidR="003646E1">
        <w:rPr>
          <w:rFonts w:hint="eastAsia"/>
          <w:kern w:val="0"/>
        </w:rPr>
        <w:t>教學教科書</w:t>
      </w:r>
      <w:r w:rsidR="004E5A7D">
        <w:rPr>
          <w:rFonts w:hint="eastAsia"/>
          <w:kern w:val="0"/>
        </w:rPr>
        <w:t>到業界</w:t>
      </w:r>
      <w:r w:rsidR="003646E1">
        <w:rPr>
          <w:rFonts w:hint="eastAsia"/>
          <w:kern w:val="0"/>
        </w:rPr>
        <w:t>支援</w:t>
      </w:r>
      <w:r w:rsidR="00EF71A3">
        <w:rPr>
          <w:rFonts w:hint="eastAsia"/>
          <w:kern w:val="0"/>
        </w:rPr>
        <w:t xml:space="preserve">, </w:t>
      </w:r>
      <w:r>
        <w:rPr>
          <w:rFonts w:hint="eastAsia"/>
          <w:kern w:val="0"/>
        </w:rPr>
        <w:t xml:space="preserve"> </w:t>
      </w:r>
      <w:r w:rsidR="00EF71A3">
        <w:rPr>
          <w:rFonts w:hint="eastAsia"/>
          <w:kern w:val="0"/>
        </w:rPr>
        <w:t>皆有較</w:t>
      </w:r>
      <w:r>
        <w:rPr>
          <w:rFonts w:hint="eastAsia"/>
          <w:kern w:val="0"/>
        </w:rPr>
        <w:t>好的使用說明文件及強大的使用者支援</w:t>
      </w:r>
      <w:r w:rsidR="00EF71A3">
        <w:rPr>
          <w:rFonts w:hint="eastAsia"/>
          <w:kern w:val="0"/>
        </w:rPr>
        <w:t>,</w:t>
      </w:r>
      <w:r w:rsidR="00027754" w:rsidRPr="00027754">
        <w:rPr>
          <w:rFonts w:hint="eastAsia"/>
          <w:kern w:val="0"/>
        </w:rPr>
        <w:t xml:space="preserve"> </w:t>
      </w:r>
      <w:r w:rsidR="00663A11">
        <w:rPr>
          <w:rFonts w:hint="eastAsia"/>
          <w:kern w:val="0"/>
        </w:rPr>
        <w:t>可惜</w:t>
      </w:r>
      <w:r w:rsidR="00DC7E9D">
        <w:rPr>
          <w:rFonts w:hint="eastAsia"/>
          <w:kern w:val="0"/>
        </w:rPr>
        <w:t>Cadence</w:t>
      </w:r>
      <w:r w:rsidR="00027754">
        <w:rPr>
          <w:rFonts w:hint="eastAsia"/>
          <w:kern w:val="0"/>
        </w:rPr>
        <w:t>混合信號</w:t>
      </w:r>
      <w:r w:rsidR="00BA5BFF">
        <w:rPr>
          <w:rFonts w:hint="eastAsia"/>
          <w:kern w:val="0"/>
        </w:rPr>
        <w:t xml:space="preserve"> </w:t>
      </w:r>
      <w:r w:rsidR="00EC10E4">
        <w:rPr>
          <w:rFonts w:hint="eastAsia"/>
          <w:kern w:val="0"/>
        </w:rPr>
        <w:t>(Mixed Signal)</w:t>
      </w:r>
      <w:r w:rsidR="00694BF9">
        <w:rPr>
          <w:rFonts w:hint="eastAsia"/>
          <w:kern w:val="0"/>
        </w:rPr>
        <w:t xml:space="preserve"> </w:t>
      </w:r>
      <w:r w:rsidR="00027754" w:rsidRPr="00EF7F7E">
        <w:rPr>
          <w:kern w:val="0"/>
        </w:rPr>
        <w:t>模擬功能</w:t>
      </w:r>
      <w:r w:rsidR="005F28F0">
        <w:rPr>
          <w:rFonts w:hint="eastAsia"/>
          <w:kern w:val="0"/>
        </w:rPr>
        <w:t>, Verilog-A (</w:t>
      </w:r>
      <w:r w:rsidR="00610331">
        <w:rPr>
          <w:rFonts w:hint="eastAsia"/>
          <w:kern w:val="0"/>
        </w:rPr>
        <w:t>數位的類比行為模式</w:t>
      </w:r>
      <w:r w:rsidR="005F28F0">
        <w:rPr>
          <w:rFonts w:hint="eastAsia"/>
          <w:kern w:val="0"/>
        </w:rPr>
        <w:t>)</w:t>
      </w:r>
      <w:r w:rsidR="00694BF9">
        <w:rPr>
          <w:rFonts w:hint="eastAsia"/>
          <w:kern w:val="0"/>
        </w:rPr>
        <w:t xml:space="preserve"> </w:t>
      </w:r>
      <w:r w:rsidR="005F28F0">
        <w:rPr>
          <w:rFonts w:hint="eastAsia"/>
          <w:kern w:val="0"/>
        </w:rPr>
        <w:t>及</w:t>
      </w:r>
      <w:r w:rsidR="009E1FD7">
        <w:rPr>
          <w:rFonts w:hint="eastAsia"/>
          <w:kern w:val="0"/>
        </w:rPr>
        <w:t>純</w:t>
      </w:r>
      <w:r w:rsidR="005F28F0" w:rsidRPr="00EF7F7E">
        <w:rPr>
          <w:kern w:val="0"/>
        </w:rPr>
        <w:t>數位</w:t>
      </w:r>
      <w:r w:rsidR="000B2EFD">
        <w:rPr>
          <w:rFonts w:hint="eastAsia"/>
          <w:kern w:val="0"/>
        </w:rPr>
        <w:t xml:space="preserve"> </w:t>
      </w:r>
      <w:r w:rsidR="005F28F0">
        <w:rPr>
          <w:rFonts w:hint="eastAsia"/>
          <w:kern w:val="0"/>
        </w:rPr>
        <w:t>(Verilog HDL)</w:t>
      </w:r>
      <w:r w:rsidR="009E1FD7" w:rsidRPr="009E1FD7">
        <w:rPr>
          <w:kern w:val="0"/>
        </w:rPr>
        <w:t xml:space="preserve"> </w:t>
      </w:r>
      <w:r w:rsidR="009E1FD7" w:rsidRPr="00EF7F7E">
        <w:rPr>
          <w:kern w:val="0"/>
        </w:rPr>
        <w:t>模擬功能</w:t>
      </w:r>
      <w:r w:rsidR="00EF71A3">
        <w:rPr>
          <w:rFonts w:hint="eastAsia"/>
          <w:kern w:val="0"/>
        </w:rPr>
        <w:t>,</w:t>
      </w:r>
      <w:r w:rsidR="00BC3169">
        <w:rPr>
          <w:rFonts w:hint="eastAsia"/>
          <w:kern w:val="0"/>
        </w:rPr>
        <w:t xml:space="preserve"> </w:t>
      </w:r>
      <w:r w:rsidR="00C44744">
        <w:rPr>
          <w:rFonts w:hint="eastAsia"/>
          <w:kern w:val="0"/>
        </w:rPr>
        <w:t>只支援在</w:t>
      </w:r>
      <w:r w:rsidR="00C44744">
        <w:rPr>
          <w:rFonts w:hint="eastAsia"/>
          <w:kern w:val="0"/>
        </w:rPr>
        <w:t xml:space="preserve">Linux </w:t>
      </w:r>
      <w:r w:rsidR="00C44744">
        <w:rPr>
          <w:rFonts w:hint="eastAsia"/>
          <w:kern w:val="0"/>
        </w:rPr>
        <w:t>環境下的使用</w:t>
      </w:r>
      <w:r w:rsidR="00DC7E9D">
        <w:rPr>
          <w:rFonts w:hint="eastAsia"/>
          <w:kern w:val="0"/>
        </w:rPr>
        <w:t>者</w:t>
      </w:r>
      <w:r w:rsidR="00EF71A3">
        <w:rPr>
          <w:rFonts w:hint="eastAsia"/>
          <w:kern w:val="0"/>
        </w:rPr>
        <w:t>,</w:t>
      </w:r>
      <w:r w:rsidR="00DC7E9D">
        <w:rPr>
          <w:rFonts w:hint="eastAsia"/>
          <w:kern w:val="0"/>
        </w:rPr>
        <w:t xml:space="preserve"> </w:t>
      </w:r>
      <w:r w:rsidR="00A83455">
        <w:rPr>
          <w:rFonts w:hint="eastAsia"/>
          <w:kern w:val="0"/>
        </w:rPr>
        <w:t>而</w:t>
      </w:r>
      <w:r w:rsidR="004F2F11">
        <w:rPr>
          <w:rFonts w:hint="eastAsia"/>
          <w:kern w:val="0"/>
        </w:rPr>
        <w:t>在</w:t>
      </w:r>
      <w:r w:rsidR="00C14149">
        <w:rPr>
          <w:rFonts w:hint="eastAsia"/>
          <w:kern w:val="0"/>
        </w:rPr>
        <w:t>視窗</w:t>
      </w:r>
      <w:r w:rsidR="00BE0181">
        <w:rPr>
          <w:rFonts w:hint="eastAsia"/>
          <w:kern w:val="0"/>
        </w:rPr>
        <w:t xml:space="preserve"> </w:t>
      </w:r>
      <w:r w:rsidR="00C14149">
        <w:rPr>
          <w:rFonts w:hint="eastAsia"/>
          <w:kern w:val="0"/>
        </w:rPr>
        <w:t>(Windows)</w:t>
      </w:r>
      <w:r w:rsidR="004650D4" w:rsidRPr="004650D4">
        <w:rPr>
          <w:rFonts w:hint="eastAsia"/>
          <w:kern w:val="0"/>
        </w:rPr>
        <w:t xml:space="preserve"> </w:t>
      </w:r>
      <w:r w:rsidR="004650D4">
        <w:rPr>
          <w:rFonts w:hint="eastAsia"/>
          <w:kern w:val="0"/>
        </w:rPr>
        <w:t>環境</w:t>
      </w:r>
      <w:r w:rsidR="007E170D">
        <w:rPr>
          <w:rFonts w:hint="eastAsia"/>
          <w:kern w:val="0"/>
        </w:rPr>
        <w:t>下</w:t>
      </w:r>
      <w:r w:rsidR="007E170D">
        <w:rPr>
          <w:rFonts w:hint="eastAsia"/>
          <w:kern w:val="0"/>
        </w:rPr>
        <w:t>,</w:t>
      </w:r>
      <w:r w:rsidR="00FC5CC9">
        <w:rPr>
          <w:rFonts w:hint="eastAsia"/>
          <w:kern w:val="0"/>
        </w:rPr>
        <w:t xml:space="preserve"> </w:t>
      </w:r>
      <w:r w:rsidR="0064194A" w:rsidRPr="00EF7F7E">
        <w:rPr>
          <w:kern w:val="0"/>
        </w:rPr>
        <w:t>目前</w:t>
      </w:r>
      <w:r w:rsidR="00766DE6">
        <w:rPr>
          <w:rFonts w:hint="eastAsia"/>
          <w:kern w:val="0"/>
        </w:rPr>
        <w:t>卻</w:t>
      </w:r>
      <w:r w:rsidR="00FE6374">
        <w:rPr>
          <w:rFonts w:hint="eastAsia"/>
          <w:kern w:val="0"/>
        </w:rPr>
        <w:t>只有</w:t>
      </w:r>
      <w:r w:rsidR="007E170D">
        <w:rPr>
          <w:rFonts w:hint="eastAsia"/>
          <w:kern w:val="0"/>
        </w:rPr>
        <w:t>OrCAD/pSpice</w:t>
      </w:r>
      <w:r w:rsidR="00FE6374">
        <w:rPr>
          <w:rFonts w:hint="eastAsia"/>
          <w:kern w:val="0"/>
        </w:rPr>
        <w:t xml:space="preserve">, </w:t>
      </w:r>
      <w:r w:rsidR="0064194A" w:rsidRPr="00EF7F7E">
        <w:rPr>
          <w:kern w:val="0"/>
        </w:rPr>
        <w:t>沒有數位及</w:t>
      </w:r>
      <w:r w:rsidR="00C14149">
        <w:rPr>
          <w:rFonts w:hint="eastAsia"/>
          <w:kern w:val="0"/>
        </w:rPr>
        <w:t>混合信號</w:t>
      </w:r>
      <w:r w:rsidR="00C14149" w:rsidRPr="00EF7F7E">
        <w:rPr>
          <w:kern w:val="0"/>
        </w:rPr>
        <w:t>模擬</w:t>
      </w:r>
      <w:r w:rsidR="00C44744">
        <w:rPr>
          <w:kern w:val="0"/>
        </w:rPr>
        <w:t>功能</w:t>
      </w:r>
      <w:r w:rsidR="00A83455">
        <w:rPr>
          <w:rFonts w:hint="eastAsia"/>
          <w:kern w:val="0"/>
        </w:rPr>
        <w:t xml:space="preserve">, </w:t>
      </w:r>
      <w:r w:rsidR="00A83455">
        <w:rPr>
          <w:rFonts w:hint="eastAsia"/>
          <w:kern w:val="0"/>
        </w:rPr>
        <w:t>這是比較可惜的地方。</w:t>
      </w:r>
    </w:p>
    <w:p w:rsidR="007E170D" w:rsidRPr="00137EC6" w:rsidRDefault="006E6641" w:rsidP="00563C79">
      <w:pPr>
        <w:ind w:firstLineChars="200" w:firstLine="480"/>
        <w:rPr>
          <w:kern w:val="0"/>
        </w:rPr>
      </w:pPr>
      <w:r w:rsidRPr="006E6641">
        <w:rPr>
          <w:noProof/>
        </w:rPr>
        <w:pict>
          <v:shape id="_x0000_s1035" type="#_x0000_t202" style="position:absolute;left:0;text-align:left;margin-left:-1.65pt;margin-top:425pt;width:414.35pt;height:267pt;z-index:251659264;mso-position-horizontal-relative:margin;mso-position-vertical-relative:margin;mso-width-relative:margin;mso-height-relative:margin">
            <v:textbox style="mso-next-textbox:#_x0000_s1035">
              <w:txbxContent>
                <w:p w:rsidR="00C01719" w:rsidRDefault="00817DCB" w:rsidP="0005427F">
                  <w:r>
                    <w:pict>
                      <v:shape id="_x0000_i1033" type="#_x0000_t75" style="width:353.25pt;height:232.5pt">
                        <v:imagedata r:id="rId28" o:title=""/>
                      </v:shape>
                    </w:pict>
                  </w:r>
                </w:p>
                <w:p w:rsidR="00C01719" w:rsidRPr="00C01719" w:rsidRDefault="00C01719" w:rsidP="005A68E7">
                  <w:pPr>
                    <w:pStyle w:val="Figure"/>
                    <w:ind w:left="1440" w:hanging="480"/>
                  </w:pPr>
                  <w:bookmarkStart w:id="59" w:name="_Ref298488978"/>
                  <w:bookmarkStart w:id="60" w:name="_Toc298847909"/>
                  <w:bookmarkStart w:id="61" w:name="_Toc301450393"/>
                  <w:r>
                    <w:rPr>
                      <w:rFonts w:hint="eastAsia"/>
                    </w:rPr>
                    <w:t>圖</w:t>
                  </w:r>
                  <w:r>
                    <w:rPr>
                      <w:rFonts w:hint="eastAsia"/>
                    </w:rPr>
                    <w:t xml:space="preserve"> </w:t>
                  </w:r>
                  <w:r w:rsidR="006E6641">
                    <w:fldChar w:fldCharType="begin"/>
                  </w:r>
                  <w:r>
                    <w:instrText xml:space="preserve"> SEQ </w:instrText>
                  </w:r>
                  <w:r>
                    <w:instrText>圖表</w:instrText>
                  </w:r>
                  <w:r>
                    <w:instrText xml:space="preserve"> \* ARABIC </w:instrText>
                  </w:r>
                  <w:r w:rsidR="006E6641">
                    <w:fldChar w:fldCharType="separate"/>
                  </w:r>
                  <w:r w:rsidR="0054414A">
                    <w:rPr>
                      <w:noProof/>
                    </w:rPr>
                    <w:t>9</w:t>
                  </w:r>
                  <w:r w:rsidR="006E6641">
                    <w:fldChar w:fldCharType="end"/>
                  </w:r>
                  <w:bookmarkEnd w:id="59"/>
                  <w:r>
                    <w:rPr>
                      <w:rFonts w:hint="eastAsia"/>
                    </w:rPr>
                    <w:t xml:space="preserve">. </w:t>
                  </w:r>
                  <w:r w:rsidRPr="008A6F5D">
                    <w:t>改善</w:t>
                  </w:r>
                  <w:r>
                    <w:rPr>
                      <w:rFonts w:hint="eastAsia"/>
                    </w:rPr>
                    <w:t>後之</w:t>
                  </w:r>
                  <w:r w:rsidRPr="008A6F5D">
                    <w:t>走線</w:t>
                  </w:r>
                  <w:r w:rsidRPr="008A6F5D">
                    <w:t>D16</w:t>
                  </w:r>
                  <w:r w:rsidRPr="008A6F5D">
                    <w:t>及</w:t>
                  </w:r>
                  <w:r w:rsidRPr="008A6F5D">
                    <w:t>D30</w:t>
                  </w:r>
                  <w:r>
                    <w:rPr>
                      <w:rFonts w:hint="eastAsia"/>
                    </w:rPr>
                    <w:t>之信號完整性報告</w:t>
                  </w:r>
                  <w:bookmarkEnd w:id="60"/>
                  <w:bookmarkEnd w:id="61"/>
                </w:p>
              </w:txbxContent>
            </v:textbox>
            <w10:wrap type="square" anchorx="margin" anchory="margin"/>
          </v:shape>
        </w:pict>
      </w:r>
    </w:p>
    <w:p w:rsidR="007F3D34" w:rsidRDefault="00766DE6" w:rsidP="00563C79">
      <w:pPr>
        <w:ind w:firstLineChars="200" w:firstLine="480"/>
        <w:rPr>
          <w:kern w:val="0"/>
        </w:rPr>
      </w:pPr>
      <w:r>
        <w:rPr>
          <w:rFonts w:hint="eastAsia"/>
          <w:kern w:val="0"/>
        </w:rPr>
        <w:t>另</w:t>
      </w:r>
      <w:r w:rsidR="0064194A" w:rsidRPr="00EF7F7E">
        <w:rPr>
          <w:kern w:val="0"/>
        </w:rPr>
        <w:t>外</w:t>
      </w:r>
      <w:r w:rsidR="0064194A" w:rsidRPr="00EF7F7E">
        <w:rPr>
          <w:kern w:val="0"/>
        </w:rPr>
        <w:t xml:space="preserve">, </w:t>
      </w:r>
      <w:r w:rsidR="0064194A" w:rsidRPr="00EF7F7E">
        <w:rPr>
          <w:color w:val="000000"/>
          <w:kern w:val="0"/>
        </w:rPr>
        <w:t>Mentor Graphics</w:t>
      </w:r>
      <w:r w:rsidR="00946975">
        <w:rPr>
          <w:rFonts w:hint="eastAsia"/>
          <w:color w:val="000000"/>
          <w:kern w:val="0"/>
        </w:rPr>
        <w:t>的</w:t>
      </w:r>
      <w:r w:rsidR="0064194A" w:rsidRPr="00EF7F7E">
        <w:rPr>
          <w:kern w:val="0"/>
        </w:rPr>
        <w:t>後端設計</w:t>
      </w:r>
      <w:r w:rsidR="0064194A" w:rsidRPr="00EF7F7E">
        <w:rPr>
          <w:kern w:val="0"/>
        </w:rPr>
        <w:t>Auto-routing</w:t>
      </w:r>
      <w:r w:rsidR="001B6B8B">
        <w:rPr>
          <w:rFonts w:hint="eastAsia"/>
          <w:kern w:val="0"/>
        </w:rPr>
        <w:t xml:space="preserve">, </w:t>
      </w:r>
      <w:r w:rsidR="0064194A" w:rsidRPr="00EF7F7E">
        <w:rPr>
          <w:kern w:val="0"/>
        </w:rPr>
        <w:t>SI</w:t>
      </w:r>
      <w:bookmarkStart w:id="62" w:name="OLE_LINK11"/>
      <w:r w:rsidR="001B6B8B">
        <w:rPr>
          <w:rFonts w:hint="eastAsia"/>
          <w:kern w:val="0"/>
        </w:rPr>
        <w:t xml:space="preserve">, </w:t>
      </w:r>
      <w:r w:rsidR="0064194A" w:rsidRPr="00EF7F7E">
        <w:rPr>
          <w:kern w:val="0"/>
        </w:rPr>
        <w:t>PI</w:t>
      </w:r>
      <w:r w:rsidR="0064194A" w:rsidRPr="00EF7F7E">
        <w:rPr>
          <w:kern w:val="0"/>
        </w:rPr>
        <w:t>與</w:t>
      </w:r>
      <w:r w:rsidR="0064194A" w:rsidRPr="00EF7F7E">
        <w:rPr>
          <w:kern w:val="0"/>
        </w:rPr>
        <w:t>TA</w:t>
      </w:r>
      <w:bookmarkEnd w:id="62"/>
      <w:r w:rsidR="001B6B8B">
        <w:rPr>
          <w:rFonts w:hint="eastAsia"/>
          <w:kern w:val="0"/>
        </w:rPr>
        <w:t>非常</w:t>
      </w:r>
      <w:r w:rsidR="001B6B8B">
        <w:rPr>
          <w:kern w:val="0"/>
        </w:rPr>
        <w:t>強大</w:t>
      </w:r>
      <w:r w:rsidR="00946975">
        <w:rPr>
          <w:rFonts w:hint="eastAsia"/>
          <w:kern w:val="0"/>
        </w:rPr>
        <w:t xml:space="preserve">, </w:t>
      </w:r>
      <w:r w:rsidR="00946975">
        <w:rPr>
          <w:rFonts w:hint="eastAsia"/>
          <w:kern w:val="0"/>
        </w:rPr>
        <w:t>其中</w:t>
      </w:r>
      <w:r w:rsidR="002620B6">
        <w:rPr>
          <w:rFonts w:hint="eastAsia"/>
          <w:kern w:val="0"/>
        </w:rPr>
        <w:t xml:space="preserve"> T</w:t>
      </w:r>
      <w:r w:rsidR="00E861D6">
        <w:rPr>
          <w:rFonts w:hint="eastAsia"/>
          <w:kern w:val="0"/>
        </w:rPr>
        <w:t>A</w:t>
      </w:r>
      <w:r w:rsidR="00E861D6">
        <w:rPr>
          <w:rFonts w:hint="eastAsia"/>
          <w:kern w:val="0"/>
        </w:rPr>
        <w:t>是</w:t>
      </w:r>
      <w:r w:rsidR="00E861D6">
        <w:rPr>
          <w:rFonts w:hint="eastAsia"/>
          <w:kern w:val="0"/>
        </w:rPr>
        <w:t xml:space="preserve">Mentor Graphics </w:t>
      </w:r>
      <w:r w:rsidR="00E861D6">
        <w:rPr>
          <w:rFonts w:hint="eastAsia"/>
          <w:kern w:val="0"/>
        </w:rPr>
        <w:t>買入的一家公司</w:t>
      </w:r>
      <w:r w:rsidR="00946975">
        <w:rPr>
          <w:rFonts w:hint="eastAsia"/>
          <w:kern w:val="0"/>
        </w:rPr>
        <w:t>,</w:t>
      </w:r>
      <w:r w:rsidR="00956BAB">
        <w:rPr>
          <w:rFonts w:hint="eastAsia"/>
          <w:kern w:val="0"/>
        </w:rPr>
        <w:t xml:space="preserve"> </w:t>
      </w:r>
      <w:r w:rsidR="008D6487">
        <w:rPr>
          <w:rFonts w:hint="eastAsia"/>
          <w:kern w:val="0"/>
        </w:rPr>
        <w:t>可做</w:t>
      </w:r>
      <w:r w:rsidR="00956BAB">
        <w:rPr>
          <w:rFonts w:hint="eastAsia"/>
          <w:kern w:val="0"/>
        </w:rPr>
        <w:t>散熱片</w:t>
      </w:r>
      <w:r w:rsidR="00956BAB">
        <w:rPr>
          <w:rFonts w:hint="eastAsia"/>
          <w:kern w:val="0"/>
        </w:rPr>
        <w:t xml:space="preserve">, </w:t>
      </w:r>
      <w:r w:rsidR="00956BAB">
        <w:rPr>
          <w:rFonts w:hint="eastAsia"/>
          <w:kern w:val="0"/>
        </w:rPr>
        <w:t>風扇</w:t>
      </w:r>
      <w:r w:rsidR="00956BAB">
        <w:rPr>
          <w:rFonts w:hint="eastAsia"/>
          <w:kern w:val="0"/>
        </w:rPr>
        <w:t>,</w:t>
      </w:r>
      <w:r w:rsidR="008D6487">
        <w:rPr>
          <w:rFonts w:hint="eastAsia"/>
          <w:kern w:val="0"/>
        </w:rPr>
        <w:t xml:space="preserve"> </w:t>
      </w:r>
      <w:r w:rsidR="008D6487">
        <w:rPr>
          <w:rFonts w:hint="eastAsia"/>
          <w:kern w:val="0"/>
        </w:rPr>
        <w:t>不同型狀鑽孔</w:t>
      </w:r>
      <w:r w:rsidR="00946975">
        <w:rPr>
          <w:rFonts w:hint="eastAsia"/>
          <w:kern w:val="0"/>
        </w:rPr>
        <w:t>與</w:t>
      </w:r>
      <w:r w:rsidR="00830475">
        <w:rPr>
          <w:rFonts w:hint="eastAsia"/>
          <w:kern w:val="0"/>
        </w:rPr>
        <w:t>環境</w:t>
      </w:r>
      <w:r w:rsidR="00946975">
        <w:rPr>
          <w:rFonts w:hint="eastAsia"/>
          <w:kern w:val="0"/>
        </w:rPr>
        <w:t>等熱傳導</w:t>
      </w:r>
      <w:r w:rsidR="008D6487">
        <w:rPr>
          <w:rFonts w:hint="eastAsia"/>
          <w:kern w:val="0"/>
        </w:rPr>
        <w:t>模擬</w:t>
      </w:r>
      <w:r w:rsidR="00946975">
        <w:rPr>
          <w:rFonts w:hint="eastAsia"/>
          <w:kern w:val="0"/>
        </w:rPr>
        <w:t>及</w:t>
      </w:r>
      <w:r w:rsidR="008D6487">
        <w:rPr>
          <w:rFonts w:hint="eastAsia"/>
          <w:kern w:val="0"/>
        </w:rPr>
        <w:t>分</w:t>
      </w:r>
      <w:r w:rsidR="00830475">
        <w:rPr>
          <w:rFonts w:hint="eastAsia"/>
          <w:kern w:val="0"/>
        </w:rPr>
        <w:t>析</w:t>
      </w:r>
      <w:r w:rsidR="00946975">
        <w:rPr>
          <w:rFonts w:hint="eastAsia"/>
          <w:kern w:val="0"/>
        </w:rPr>
        <w:t>,</w:t>
      </w:r>
      <w:r w:rsidR="00D77AF5">
        <w:rPr>
          <w:rFonts w:hint="eastAsia"/>
          <w:kern w:val="0"/>
        </w:rPr>
        <w:t xml:space="preserve"> </w:t>
      </w:r>
      <w:r w:rsidR="00946975">
        <w:rPr>
          <w:rFonts w:hint="eastAsia"/>
          <w:kern w:val="0"/>
        </w:rPr>
        <w:t>從而</w:t>
      </w:r>
      <w:r w:rsidR="00357C7E" w:rsidRPr="00EF7F7E">
        <w:rPr>
          <w:kern w:val="0"/>
        </w:rPr>
        <w:t>確保</w:t>
      </w:r>
      <w:r w:rsidR="00357C7E">
        <w:rPr>
          <w:rFonts w:hint="eastAsia"/>
          <w:kern w:val="0"/>
        </w:rPr>
        <w:t>PCB</w:t>
      </w:r>
      <w:r w:rsidR="00FA2811">
        <w:rPr>
          <w:kern w:val="0"/>
        </w:rPr>
        <w:t>電路板</w:t>
      </w:r>
      <w:r w:rsidR="006141EF">
        <w:rPr>
          <w:rFonts w:hint="eastAsia"/>
          <w:kern w:val="0"/>
        </w:rPr>
        <w:t>在正常狀態下</w:t>
      </w:r>
      <w:r w:rsidR="00FA2811">
        <w:rPr>
          <w:kern w:val="0"/>
        </w:rPr>
        <w:t>的</w:t>
      </w:r>
      <w:r w:rsidR="00357C7E">
        <w:rPr>
          <w:rFonts w:hint="eastAsia"/>
          <w:kern w:val="0"/>
        </w:rPr>
        <w:t>品</w:t>
      </w:r>
      <w:r w:rsidR="00357C7E" w:rsidRPr="00946975">
        <w:rPr>
          <w:rFonts w:ascii="新細明體" w:hAnsi="新細明體" w:hint="eastAsia"/>
          <w:kern w:val="0"/>
        </w:rPr>
        <w:t>質</w:t>
      </w:r>
      <w:r w:rsidR="00946975">
        <w:rPr>
          <w:rFonts w:ascii="新細明體" w:hAnsi="新細明體" w:hint="eastAsia"/>
          <w:kern w:val="0"/>
        </w:rPr>
        <w:t>。</w:t>
      </w:r>
      <w:r w:rsidR="00946975">
        <w:rPr>
          <w:rFonts w:hint="eastAsia"/>
          <w:kern w:val="0"/>
        </w:rPr>
        <w:t>至於</w:t>
      </w:r>
      <w:r w:rsidR="00946975">
        <w:rPr>
          <w:rFonts w:hint="eastAsia"/>
          <w:kern w:val="0"/>
        </w:rPr>
        <w:t xml:space="preserve">, </w:t>
      </w:r>
      <w:r w:rsidR="00357C7E">
        <w:rPr>
          <w:rFonts w:hint="eastAsia"/>
          <w:kern w:val="0"/>
        </w:rPr>
        <w:t>Quiet Expert</w:t>
      </w:r>
      <w:r w:rsidR="00946975">
        <w:rPr>
          <w:rFonts w:hint="eastAsia"/>
          <w:kern w:val="0"/>
        </w:rPr>
        <w:t>則</w:t>
      </w:r>
      <w:r w:rsidR="00357C7E">
        <w:rPr>
          <w:rFonts w:hint="eastAsia"/>
          <w:kern w:val="0"/>
        </w:rPr>
        <w:t>利用</w:t>
      </w:r>
      <w:r w:rsidR="00357C7E">
        <w:rPr>
          <w:rFonts w:hint="eastAsia"/>
          <w:kern w:val="0"/>
        </w:rPr>
        <w:t>IBIS</w:t>
      </w:r>
      <w:r>
        <w:rPr>
          <w:rFonts w:hint="eastAsia"/>
          <w:kern w:val="0"/>
        </w:rPr>
        <w:t xml:space="preserve"> Model</w:t>
      </w:r>
      <w:r w:rsidR="00357C7E">
        <w:rPr>
          <w:rFonts w:hint="eastAsia"/>
          <w:kern w:val="0"/>
        </w:rPr>
        <w:t>及導入</w:t>
      </w:r>
      <w:r w:rsidR="00357C7E">
        <w:rPr>
          <w:rFonts w:hint="eastAsia"/>
          <w:kern w:val="0"/>
        </w:rPr>
        <w:t>25</w:t>
      </w:r>
      <w:r w:rsidR="00357C7E">
        <w:rPr>
          <w:rFonts w:hint="eastAsia"/>
          <w:kern w:val="0"/>
        </w:rPr>
        <w:t>條專家系統來修正</w:t>
      </w:r>
      <w:r w:rsidR="00357C7E">
        <w:rPr>
          <w:rFonts w:hint="eastAsia"/>
          <w:kern w:val="0"/>
        </w:rPr>
        <w:t xml:space="preserve">Layout , </w:t>
      </w:r>
      <w:r w:rsidR="00946975">
        <w:rPr>
          <w:rFonts w:hint="eastAsia"/>
          <w:kern w:val="0"/>
        </w:rPr>
        <w:t>以</w:t>
      </w:r>
      <w:r w:rsidR="00357C7E">
        <w:rPr>
          <w:rFonts w:hint="eastAsia"/>
          <w:kern w:val="0"/>
        </w:rPr>
        <w:t>保證產品</w:t>
      </w:r>
      <w:r w:rsidR="00FB3065">
        <w:rPr>
          <w:rFonts w:hint="eastAsia"/>
          <w:kern w:val="0"/>
        </w:rPr>
        <w:t>在異常狀態下</w:t>
      </w:r>
      <w:r w:rsidR="00030971">
        <w:rPr>
          <w:rFonts w:hint="eastAsia"/>
          <w:kern w:val="0"/>
        </w:rPr>
        <w:t xml:space="preserve">, </w:t>
      </w:r>
      <w:r>
        <w:rPr>
          <w:rFonts w:hint="eastAsia"/>
          <w:kern w:val="0"/>
        </w:rPr>
        <w:t>使用</w:t>
      </w:r>
      <w:r w:rsidR="00FB3065">
        <w:rPr>
          <w:rFonts w:hint="eastAsia"/>
          <w:kern w:val="0"/>
        </w:rPr>
        <w:t>ESD, EFT, CS, Surge (</w:t>
      </w:r>
      <w:r w:rsidR="00FB3065">
        <w:rPr>
          <w:rFonts w:hint="eastAsia"/>
          <w:kern w:val="0"/>
        </w:rPr>
        <w:t>雷擊</w:t>
      </w:r>
      <w:r w:rsidR="00FB3065">
        <w:rPr>
          <w:rFonts w:hint="eastAsia"/>
          <w:kern w:val="0"/>
        </w:rPr>
        <w:t>)</w:t>
      </w:r>
      <w:r>
        <w:rPr>
          <w:rFonts w:hint="eastAsia"/>
          <w:kern w:val="0"/>
        </w:rPr>
        <w:t>等安</w:t>
      </w:r>
      <w:r>
        <w:rPr>
          <w:rFonts w:hint="eastAsia"/>
          <w:kern w:val="0"/>
        </w:rPr>
        <w:lastRenderedPageBreak/>
        <w:t>規模擬信號</w:t>
      </w:r>
      <w:r w:rsidR="00FB3065">
        <w:rPr>
          <w:rFonts w:hint="eastAsia"/>
          <w:kern w:val="0"/>
        </w:rPr>
        <w:t>]</w:t>
      </w:r>
      <w:r w:rsidR="00F3469E">
        <w:rPr>
          <w:rFonts w:hint="eastAsia"/>
          <w:kern w:val="0"/>
        </w:rPr>
        <w:t>的</w:t>
      </w:r>
      <w:r w:rsidR="002B0AFA">
        <w:rPr>
          <w:rFonts w:hint="eastAsia"/>
          <w:kern w:val="0"/>
        </w:rPr>
        <w:t>EMC</w:t>
      </w:r>
      <w:r w:rsidR="00357C7E">
        <w:rPr>
          <w:rFonts w:hint="eastAsia"/>
          <w:kern w:val="0"/>
        </w:rPr>
        <w:t>品質</w:t>
      </w:r>
      <w:r w:rsidR="00946975">
        <w:rPr>
          <w:rFonts w:hint="eastAsia"/>
          <w:kern w:val="0"/>
        </w:rPr>
        <w:t>。</w:t>
      </w:r>
    </w:p>
    <w:p w:rsidR="00155F23" w:rsidRPr="002B0AFA" w:rsidRDefault="00155F23" w:rsidP="00563C79">
      <w:pPr>
        <w:ind w:firstLineChars="200" w:firstLine="480"/>
        <w:rPr>
          <w:kern w:val="0"/>
        </w:rPr>
      </w:pPr>
    </w:p>
    <w:p w:rsidR="000368AF" w:rsidRPr="00F73B32" w:rsidRDefault="00766DE6" w:rsidP="00F73B32">
      <w:pPr>
        <w:ind w:firstLineChars="200" w:firstLine="480"/>
        <w:rPr>
          <w:kern w:val="0"/>
        </w:rPr>
      </w:pPr>
      <w:r>
        <w:rPr>
          <w:rFonts w:hint="eastAsia"/>
          <w:kern w:val="0"/>
        </w:rPr>
        <w:t>故</w:t>
      </w:r>
      <w:r w:rsidR="00D77AF5">
        <w:rPr>
          <w:rFonts w:hint="eastAsia"/>
          <w:kern w:val="0"/>
        </w:rPr>
        <w:t>不論</w:t>
      </w:r>
      <w:r w:rsidR="00D55E23">
        <w:rPr>
          <w:rFonts w:hint="eastAsia"/>
          <w:kern w:val="0"/>
        </w:rPr>
        <w:t>是</w:t>
      </w:r>
      <w:r w:rsidR="00D77AF5">
        <w:rPr>
          <w:rFonts w:hint="eastAsia"/>
          <w:kern w:val="0"/>
        </w:rPr>
        <w:t>SI</w:t>
      </w:r>
      <w:r w:rsidR="00946975">
        <w:rPr>
          <w:rFonts w:hint="eastAsia"/>
          <w:kern w:val="0"/>
        </w:rPr>
        <w:t xml:space="preserve">, </w:t>
      </w:r>
      <w:r w:rsidR="00946975" w:rsidRPr="00EF7F7E">
        <w:rPr>
          <w:kern w:val="0"/>
        </w:rPr>
        <w:t>PI</w:t>
      </w:r>
      <w:r w:rsidR="00946975">
        <w:rPr>
          <w:rFonts w:hint="eastAsia"/>
          <w:kern w:val="0"/>
        </w:rPr>
        <w:t xml:space="preserve">, </w:t>
      </w:r>
      <w:r w:rsidR="00946975" w:rsidRPr="00EF7F7E">
        <w:rPr>
          <w:kern w:val="0"/>
        </w:rPr>
        <w:t>TA</w:t>
      </w:r>
      <w:r w:rsidR="00D77AF5">
        <w:rPr>
          <w:rFonts w:hint="eastAsia"/>
          <w:kern w:val="0"/>
        </w:rPr>
        <w:t>或</w:t>
      </w:r>
      <w:r w:rsidR="00EF7FF0">
        <w:rPr>
          <w:rFonts w:hint="eastAsia"/>
          <w:kern w:val="0"/>
        </w:rPr>
        <w:t>EMC</w:t>
      </w:r>
      <w:r w:rsidR="00D77AF5">
        <w:rPr>
          <w:rFonts w:hint="eastAsia"/>
          <w:kern w:val="0"/>
        </w:rPr>
        <w:t>分析</w:t>
      </w:r>
      <w:r w:rsidR="00946975">
        <w:rPr>
          <w:rFonts w:hint="eastAsia"/>
          <w:kern w:val="0"/>
        </w:rPr>
        <w:t>,</w:t>
      </w:r>
      <w:r w:rsidR="00D77AF5">
        <w:rPr>
          <w:rFonts w:hint="eastAsia"/>
          <w:kern w:val="0"/>
        </w:rPr>
        <w:t xml:space="preserve"> </w:t>
      </w:r>
      <w:r w:rsidR="00946975">
        <w:rPr>
          <w:rFonts w:hint="eastAsia"/>
          <w:kern w:val="0"/>
        </w:rPr>
        <w:t>皆</w:t>
      </w:r>
      <w:r w:rsidR="008B445A">
        <w:rPr>
          <w:rFonts w:hint="eastAsia"/>
          <w:kern w:val="0"/>
        </w:rPr>
        <w:t>是</w:t>
      </w:r>
      <w:r w:rsidR="00D77AF5">
        <w:rPr>
          <w:rFonts w:hint="eastAsia"/>
          <w:kern w:val="0"/>
        </w:rPr>
        <w:t>PCB</w:t>
      </w:r>
      <w:r w:rsidR="00D77AF5">
        <w:rPr>
          <w:kern w:val="0"/>
        </w:rPr>
        <w:t>電路板</w:t>
      </w:r>
      <w:r w:rsidR="00D77AF5">
        <w:rPr>
          <w:rFonts w:hint="eastAsia"/>
          <w:kern w:val="0"/>
        </w:rPr>
        <w:t>在送洗前</w:t>
      </w:r>
      <w:r w:rsidR="00946975">
        <w:rPr>
          <w:rFonts w:hint="eastAsia"/>
          <w:kern w:val="0"/>
        </w:rPr>
        <w:t>應經過</w:t>
      </w:r>
      <w:r w:rsidR="008B445A">
        <w:rPr>
          <w:rFonts w:hint="eastAsia"/>
          <w:kern w:val="0"/>
        </w:rPr>
        <w:t>的</w:t>
      </w:r>
      <w:r w:rsidR="00946975">
        <w:rPr>
          <w:rFonts w:hint="eastAsia"/>
          <w:kern w:val="0"/>
        </w:rPr>
        <w:t>模擬分析步驟</w:t>
      </w:r>
      <w:r w:rsidR="00946975">
        <w:rPr>
          <w:rFonts w:hint="eastAsia"/>
          <w:kern w:val="0"/>
        </w:rPr>
        <w:t xml:space="preserve">, </w:t>
      </w:r>
      <w:r w:rsidR="00946975">
        <w:rPr>
          <w:rFonts w:hint="eastAsia"/>
          <w:kern w:val="0"/>
        </w:rPr>
        <w:t>而</w:t>
      </w:r>
      <w:r w:rsidR="007637D7">
        <w:rPr>
          <w:rFonts w:hint="eastAsia"/>
          <w:kern w:val="0"/>
        </w:rPr>
        <w:t>唯有</w:t>
      </w:r>
      <w:r w:rsidR="00946975">
        <w:rPr>
          <w:rFonts w:hint="eastAsia"/>
          <w:kern w:val="0"/>
        </w:rPr>
        <w:t>只有</w:t>
      </w:r>
      <w:r w:rsidR="004445A9">
        <w:rPr>
          <w:rFonts w:hint="eastAsia"/>
          <w:kern w:val="0"/>
        </w:rPr>
        <w:t>如此</w:t>
      </w:r>
      <w:r w:rsidR="00946975">
        <w:rPr>
          <w:rFonts w:hint="eastAsia"/>
          <w:kern w:val="0"/>
        </w:rPr>
        <w:t>才能</w:t>
      </w:r>
      <w:r w:rsidR="003B63CF">
        <w:rPr>
          <w:rFonts w:hint="eastAsia"/>
          <w:kern w:val="0"/>
        </w:rPr>
        <w:t>保</w:t>
      </w:r>
      <w:r>
        <w:rPr>
          <w:rFonts w:hint="eastAsia"/>
          <w:kern w:val="0"/>
        </w:rPr>
        <w:t>證</w:t>
      </w:r>
      <w:r w:rsidR="00946975">
        <w:rPr>
          <w:rFonts w:hint="eastAsia"/>
          <w:kern w:val="0"/>
        </w:rPr>
        <w:t>工業控制器的設計</w:t>
      </w:r>
      <w:r>
        <w:rPr>
          <w:rFonts w:hint="eastAsia"/>
          <w:kern w:val="0"/>
        </w:rPr>
        <w:t>品質</w:t>
      </w:r>
      <w:r w:rsidR="00946975">
        <w:rPr>
          <w:rFonts w:hint="eastAsia"/>
          <w:kern w:val="0"/>
        </w:rPr>
        <w:t>與</w:t>
      </w:r>
      <w:r>
        <w:rPr>
          <w:rFonts w:hint="eastAsia"/>
          <w:kern w:val="0"/>
        </w:rPr>
        <w:t>效率</w:t>
      </w:r>
      <w:r w:rsidR="00946975">
        <w:rPr>
          <w:rFonts w:hint="eastAsia"/>
          <w:kern w:val="0"/>
        </w:rPr>
        <w:t>。</w:t>
      </w:r>
    </w:p>
    <w:p w:rsidR="000368AF" w:rsidRPr="00EF7F7E" w:rsidRDefault="000368AF" w:rsidP="00FA60BA">
      <w:pPr>
        <w:pStyle w:val="1"/>
        <w:numPr>
          <w:ilvl w:val="0"/>
          <w:numId w:val="38"/>
        </w:numPr>
        <w:rPr>
          <w:rFonts w:ascii="Times New Roman" w:hAnsi="Times New Roman"/>
        </w:rPr>
      </w:pPr>
      <w:bookmarkStart w:id="63" w:name="_Toc298847919"/>
      <w:bookmarkStart w:id="64" w:name="_Toc301450405"/>
      <w:r w:rsidRPr="00EF7F7E">
        <w:rPr>
          <w:rFonts w:ascii="Times New Roman" w:hAnsi="Times New Roman"/>
        </w:rPr>
        <w:t>參考資料</w:t>
      </w:r>
      <w:bookmarkEnd w:id="63"/>
      <w:bookmarkEnd w:id="64"/>
    </w:p>
    <w:p w:rsidR="00D042AA" w:rsidRDefault="00D042AA" w:rsidP="00D042AA">
      <w:pPr>
        <w:numPr>
          <w:ilvl w:val="0"/>
          <w:numId w:val="36"/>
        </w:numPr>
      </w:pPr>
      <w:r>
        <w:rPr>
          <w:rFonts w:hint="eastAsia"/>
        </w:rPr>
        <w:t>王俞允</w:t>
      </w:r>
      <w:r>
        <w:rPr>
          <w:rFonts w:hint="eastAsia"/>
        </w:rPr>
        <w:t xml:space="preserve">, </w:t>
      </w:r>
      <w:r w:rsidR="00EB06CD">
        <w:rPr>
          <w:rFonts w:hint="eastAsia"/>
        </w:rPr>
        <w:t>「</w:t>
      </w:r>
      <w:r>
        <w:rPr>
          <w:rFonts w:hint="eastAsia"/>
        </w:rPr>
        <w:t>PADS Logic</w:t>
      </w:r>
      <w:r>
        <w:rPr>
          <w:rFonts w:hint="eastAsia"/>
        </w:rPr>
        <w:t>高速電路設計</w:t>
      </w:r>
      <w:r>
        <w:rPr>
          <w:rFonts w:hint="eastAsia"/>
        </w:rPr>
        <w:t>:</w:t>
      </w:r>
      <w:r w:rsidR="00302DCC">
        <w:rPr>
          <w:rFonts w:hint="eastAsia"/>
        </w:rPr>
        <w:t xml:space="preserve"> </w:t>
      </w:r>
      <w:r>
        <w:rPr>
          <w:rFonts w:hint="eastAsia"/>
        </w:rPr>
        <w:t>電路篇</w:t>
      </w:r>
      <w:r w:rsidR="00EB06CD">
        <w:rPr>
          <w:rFonts w:hint="eastAsia"/>
        </w:rPr>
        <w:t>」</w:t>
      </w:r>
      <w:r>
        <w:rPr>
          <w:rFonts w:hint="eastAsia"/>
        </w:rPr>
        <w:t xml:space="preserve">, </w:t>
      </w:r>
      <w:r>
        <w:rPr>
          <w:rFonts w:hint="eastAsia"/>
        </w:rPr>
        <w:t>基峯</w:t>
      </w:r>
      <w:r w:rsidR="00231545">
        <w:rPr>
          <w:rFonts w:hint="eastAsia"/>
        </w:rPr>
        <w:t xml:space="preserve"> </w:t>
      </w:r>
      <w:r>
        <w:rPr>
          <w:rFonts w:hint="eastAsia"/>
        </w:rPr>
        <w:t>(</w:t>
      </w:r>
      <w:r w:rsidR="00B9318D">
        <w:rPr>
          <w:rFonts w:hint="eastAsia"/>
        </w:rPr>
        <w:t>2006</w:t>
      </w:r>
      <w:r w:rsidRPr="00EB06CD">
        <w:rPr>
          <w:rFonts w:ascii="新細明體" w:hAnsi="新細明體" w:hint="eastAsia"/>
        </w:rPr>
        <w:t>)</w:t>
      </w:r>
      <w:r w:rsidR="00EB06CD">
        <w:rPr>
          <w:rFonts w:ascii="新細明體" w:hAnsi="新細明體" w:hint="eastAsia"/>
        </w:rPr>
        <w:t>。</w:t>
      </w:r>
    </w:p>
    <w:p w:rsidR="001E4B95" w:rsidRDefault="001E4B95" w:rsidP="00CE7361">
      <w:pPr>
        <w:numPr>
          <w:ilvl w:val="0"/>
          <w:numId w:val="36"/>
        </w:numPr>
      </w:pPr>
      <w:r>
        <w:rPr>
          <w:rFonts w:hint="eastAsia"/>
        </w:rPr>
        <w:t>王俞允</w:t>
      </w:r>
      <w:r>
        <w:rPr>
          <w:rFonts w:hint="eastAsia"/>
        </w:rPr>
        <w:t xml:space="preserve">, </w:t>
      </w:r>
      <w:r w:rsidR="00EB06CD">
        <w:rPr>
          <w:rFonts w:hint="eastAsia"/>
        </w:rPr>
        <w:t>「</w:t>
      </w:r>
      <w:r>
        <w:rPr>
          <w:rFonts w:hint="eastAsia"/>
        </w:rPr>
        <w:t>PADS PCB</w:t>
      </w:r>
      <w:r>
        <w:rPr>
          <w:rFonts w:hint="eastAsia"/>
        </w:rPr>
        <w:t>高速電路設計</w:t>
      </w:r>
      <w:r>
        <w:rPr>
          <w:rFonts w:hint="eastAsia"/>
        </w:rPr>
        <w:t>:</w:t>
      </w:r>
      <w:r w:rsidR="00302DCC">
        <w:rPr>
          <w:rFonts w:hint="eastAsia"/>
        </w:rPr>
        <w:t xml:space="preserve"> </w:t>
      </w:r>
      <w:r>
        <w:rPr>
          <w:rFonts w:hint="eastAsia"/>
        </w:rPr>
        <w:t>電路板篇</w:t>
      </w:r>
      <w:r w:rsidR="00EB06CD">
        <w:rPr>
          <w:rFonts w:hint="eastAsia"/>
        </w:rPr>
        <w:t>」</w:t>
      </w:r>
      <w:r>
        <w:rPr>
          <w:rFonts w:hint="eastAsia"/>
        </w:rPr>
        <w:t>,</w:t>
      </w:r>
      <w:r w:rsidR="00EB06CD">
        <w:rPr>
          <w:rFonts w:hint="eastAsia"/>
        </w:rPr>
        <w:t xml:space="preserve"> </w:t>
      </w:r>
      <w:r>
        <w:rPr>
          <w:rFonts w:hint="eastAsia"/>
        </w:rPr>
        <w:t>基峯</w:t>
      </w:r>
      <w:r w:rsidR="00231545">
        <w:rPr>
          <w:rFonts w:hint="eastAsia"/>
        </w:rPr>
        <w:t xml:space="preserve"> </w:t>
      </w:r>
      <w:r>
        <w:rPr>
          <w:rFonts w:hint="eastAsia"/>
        </w:rPr>
        <w:t>(2007</w:t>
      </w:r>
      <w:r w:rsidRPr="00EB06CD">
        <w:rPr>
          <w:rFonts w:ascii="新細明體" w:hAnsi="新細明體" w:hint="eastAsia"/>
        </w:rPr>
        <w:t>)</w:t>
      </w:r>
      <w:r w:rsidR="00EB06CD">
        <w:rPr>
          <w:rFonts w:ascii="新細明體" w:hAnsi="新細明體" w:hint="eastAsia"/>
        </w:rPr>
        <w:t>。</w:t>
      </w:r>
    </w:p>
    <w:p w:rsidR="006A56B9" w:rsidRDefault="006A56B9" w:rsidP="00CE7361">
      <w:pPr>
        <w:numPr>
          <w:ilvl w:val="0"/>
          <w:numId w:val="36"/>
        </w:numPr>
      </w:pPr>
      <w:r>
        <w:rPr>
          <w:rFonts w:hint="eastAsia"/>
        </w:rPr>
        <w:t>尤芳寬</w:t>
      </w:r>
      <w:r>
        <w:rPr>
          <w:rFonts w:hint="eastAsia"/>
        </w:rPr>
        <w:t xml:space="preserve">, </w:t>
      </w:r>
      <w:r w:rsidR="00F6267E">
        <w:rPr>
          <w:rFonts w:hint="eastAsia"/>
        </w:rPr>
        <w:t>「</w:t>
      </w:r>
      <w:r>
        <w:rPr>
          <w:rFonts w:hint="eastAsia"/>
        </w:rPr>
        <w:t>信號完整性寄生效應影響</w:t>
      </w:r>
      <w:r>
        <w:rPr>
          <w:rFonts w:hint="eastAsia"/>
        </w:rPr>
        <w:t>,</w:t>
      </w:r>
      <w:r>
        <w:t>”</w:t>
      </w:r>
      <w:r w:rsidR="00F6267E">
        <w:rPr>
          <w:rFonts w:hint="eastAsia"/>
        </w:rPr>
        <w:t>」</w:t>
      </w:r>
      <w:r>
        <w:rPr>
          <w:rFonts w:hint="eastAsia"/>
        </w:rPr>
        <w:t xml:space="preserve">, </w:t>
      </w:r>
      <w:r>
        <w:rPr>
          <w:rFonts w:hint="eastAsia"/>
        </w:rPr>
        <w:t>電子檢測與品管</w:t>
      </w:r>
      <w:r w:rsidR="002C2F33">
        <w:rPr>
          <w:rFonts w:hint="eastAsia"/>
        </w:rPr>
        <w:t>, Pp. 47-51</w:t>
      </w:r>
      <w:r>
        <w:rPr>
          <w:rFonts w:hint="eastAsia"/>
        </w:rPr>
        <w:t xml:space="preserve"> (July, 2006)</w:t>
      </w:r>
      <w:r w:rsidR="0015774C">
        <w:rPr>
          <w:rFonts w:ascii="新細明體" w:hAnsi="新細明體" w:hint="eastAsia"/>
        </w:rPr>
        <w:t>。</w:t>
      </w:r>
    </w:p>
    <w:p w:rsidR="00A37642" w:rsidRDefault="00A37642" w:rsidP="00A37642">
      <w:pPr>
        <w:numPr>
          <w:ilvl w:val="0"/>
          <w:numId w:val="36"/>
        </w:numPr>
      </w:pPr>
      <w:r>
        <w:rPr>
          <w:rFonts w:hint="eastAsia"/>
        </w:rPr>
        <w:t>林宗清</w:t>
      </w:r>
      <w:r>
        <w:rPr>
          <w:rFonts w:hint="eastAsia"/>
        </w:rPr>
        <w:t xml:space="preserve">, </w:t>
      </w:r>
      <w:r w:rsidR="00F6267E">
        <w:rPr>
          <w:rFonts w:hint="eastAsia"/>
        </w:rPr>
        <w:t>「</w:t>
      </w:r>
      <w:r>
        <w:rPr>
          <w:rFonts w:hint="eastAsia"/>
        </w:rPr>
        <w:t>PCB Layout</w:t>
      </w:r>
      <w:r>
        <w:rPr>
          <w:rFonts w:hint="eastAsia"/>
        </w:rPr>
        <w:t>安規與符合</w:t>
      </w:r>
      <w:r>
        <w:rPr>
          <w:rFonts w:hint="eastAsia"/>
        </w:rPr>
        <w:t>EMC</w:t>
      </w:r>
      <w:r>
        <w:rPr>
          <w:rFonts w:hint="eastAsia"/>
        </w:rPr>
        <w:t>之最佳化設計</w:t>
      </w:r>
      <w:r w:rsidR="00F6267E">
        <w:rPr>
          <w:rFonts w:hint="eastAsia"/>
        </w:rPr>
        <w:t>」</w:t>
      </w:r>
      <w:r>
        <w:rPr>
          <w:rFonts w:hint="eastAsia"/>
        </w:rPr>
        <w:t>,</w:t>
      </w:r>
      <w:r w:rsidR="0041562A">
        <w:rPr>
          <w:rFonts w:hint="eastAsia"/>
        </w:rPr>
        <w:t xml:space="preserve"> </w:t>
      </w:r>
      <w:r>
        <w:rPr>
          <w:rFonts w:hint="eastAsia"/>
        </w:rPr>
        <w:t>工業技術研究院</w:t>
      </w:r>
      <w:r w:rsidR="00832608">
        <w:rPr>
          <w:rFonts w:hint="eastAsia"/>
        </w:rPr>
        <w:t xml:space="preserve"> (April, </w:t>
      </w:r>
      <w:r>
        <w:rPr>
          <w:rFonts w:hint="eastAsia"/>
        </w:rPr>
        <w:t>2011)</w:t>
      </w:r>
      <w:r w:rsidR="00EB06CD">
        <w:rPr>
          <w:rFonts w:ascii="新細明體" w:hAnsi="新細明體" w:hint="eastAsia"/>
        </w:rPr>
        <w:t>。</w:t>
      </w:r>
    </w:p>
    <w:p w:rsidR="003A0598" w:rsidRDefault="003A0598" w:rsidP="003A0598">
      <w:pPr>
        <w:numPr>
          <w:ilvl w:val="0"/>
          <w:numId w:val="36"/>
        </w:numPr>
      </w:pPr>
      <w:r>
        <w:rPr>
          <w:rFonts w:hint="eastAsia"/>
        </w:rPr>
        <w:t>袁世一及林銘昱</w:t>
      </w:r>
      <w:r>
        <w:rPr>
          <w:rFonts w:hint="eastAsia"/>
        </w:rPr>
        <w:t xml:space="preserve">, </w:t>
      </w:r>
      <w:r w:rsidR="00F6267E">
        <w:rPr>
          <w:rFonts w:hint="eastAsia"/>
        </w:rPr>
        <w:t>「</w:t>
      </w:r>
      <w:r>
        <w:rPr>
          <w:rFonts w:hint="eastAsia"/>
        </w:rPr>
        <w:t>應用於</w:t>
      </w:r>
      <w:r>
        <w:rPr>
          <w:rFonts w:hint="eastAsia"/>
        </w:rPr>
        <w:t>EMC</w:t>
      </w:r>
      <w:r>
        <w:rPr>
          <w:rFonts w:hint="eastAsia"/>
        </w:rPr>
        <w:t>之程是</w:t>
      </w:r>
      <w:r>
        <w:rPr>
          <w:rFonts w:hint="eastAsia"/>
        </w:rPr>
        <w:t>EMI</w:t>
      </w:r>
      <w:r>
        <w:rPr>
          <w:rFonts w:hint="eastAsia"/>
        </w:rPr>
        <w:t>模型</w:t>
      </w:r>
      <w:r w:rsidR="00F6267E">
        <w:rPr>
          <w:rFonts w:hint="eastAsia"/>
        </w:rPr>
        <w:t>」</w:t>
      </w:r>
      <w:r>
        <w:rPr>
          <w:rFonts w:hint="eastAsia"/>
        </w:rPr>
        <w:t>,</w:t>
      </w:r>
      <w:r>
        <w:rPr>
          <w:rFonts w:hint="eastAsia"/>
        </w:rPr>
        <w:t>電子檢測與品管</w:t>
      </w:r>
      <w:r w:rsidR="002C2F33">
        <w:rPr>
          <w:rFonts w:hint="eastAsia"/>
        </w:rPr>
        <w:t xml:space="preserve">, </w:t>
      </w:r>
      <w:r w:rsidR="00582DCC" w:rsidRPr="00EF7F7E">
        <w:rPr>
          <w:lang w:val="fr-CI"/>
        </w:rPr>
        <w:t>台灣電子檢驗中心</w:t>
      </w:r>
      <w:r w:rsidR="00582DCC">
        <w:rPr>
          <w:rFonts w:hint="eastAsia"/>
          <w:lang w:val="fr-CI"/>
        </w:rPr>
        <w:t xml:space="preserve">, </w:t>
      </w:r>
      <w:r w:rsidR="002C2F33">
        <w:rPr>
          <w:rFonts w:hint="eastAsia"/>
        </w:rPr>
        <w:t>Pp. 44-53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(</w:t>
      </w:r>
      <w:r w:rsidR="00DB2F6D">
        <w:rPr>
          <w:rFonts w:hint="eastAsia"/>
        </w:rPr>
        <w:t>April, 2008</w:t>
      </w:r>
      <w:r>
        <w:rPr>
          <w:rFonts w:hint="eastAsia"/>
        </w:rPr>
        <w:t>)</w:t>
      </w:r>
      <w:r w:rsidR="00EB06CD">
        <w:rPr>
          <w:rFonts w:ascii="新細明體" w:hAnsi="新細明體" w:hint="eastAsia"/>
        </w:rPr>
        <w:t>。</w:t>
      </w:r>
    </w:p>
    <w:p w:rsidR="003977D4" w:rsidRPr="006A56B9" w:rsidRDefault="003977D4" w:rsidP="003977D4">
      <w:pPr>
        <w:numPr>
          <w:ilvl w:val="0"/>
          <w:numId w:val="36"/>
        </w:numPr>
      </w:pPr>
      <w:r w:rsidRPr="00EF7F7E">
        <w:rPr>
          <w:lang w:val="fr-CI"/>
        </w:rPr>
        <w:t>姚啟元</w:t>
      </w:r>
      <w:r w:rsidRPr="00EF7F7E">
        <w:rPr>
          <w:lang w:val="fr-CI"/>
        </w:rPr>
        <w:t xml:space="preserve">, </w:t>
      </w:r>
      <w:r w:rsidR="00F6267E">
        <w:rPr>
          <w:rFonts w:hint="eastAsia"/>
        </w:rPr>
        <w:t>「</w:t>
      </w:r>
      <w:r w:rsidRPr="00EF7F7E">
        <w:rPr>
          <w:lang w:val="fr-CI"/>
        </w:rPr>
        <w:t>LCD TV</w:t>
      </w:r>
      <w:r w:rsidRPr="00EF7F7E">
        <w:rPr>
          <w:lang w:val="fr-CI"/>
        </w:rPr>
        <w:t>電磁相容</w:t>
      </w:r>
      <w:r>
        <w:rPr>
          <w:rFonts w:hint="eastAsia"/>
          <w:lang w:val="fr-CI"/>
        </w:rPr>
        <w:t xml:space="preserve"> </w:t>
      </w:r>
      <w:r w:rsidRPr="00EF7F7E">
        <w:rPr>
          <w:lang w:val="fr-CI"/>
        </w:rPr>
        <w:t>(EMC)</w:t>
      </w:r>
      <w:r>
        <w:rPr>
          <w:rFonts w:hint="eastAsia"/>
          <w:lang w:val="fr-CI"/>
        </w:rPr>
        <w:t xml:space="preserve"> </w:t>
      </w:r>
      <w:r w:rsidRPr="00EF7F7E">
        <w:rPr>
          <w:lang w:val="fr-CI"/>
        </w:rPr>
        <w:t>對策與設計介紹</w:t>
      </w:r>
      <w:r w:rsidR="00F6267E">
        <w:rPr>
          <w:rFonts w:hint="eastAsia"/>
        </w:rPr>
        <w:t>」</w:t>
      </w:r>
      <w:r w:rsidRPr="00EF7F7E">
        <w:t>,</w:t>
      </w:r>
      <w:r w:rsidR="00C96D27">
        <w:rPr>
          <w:rFonts w:hint="eastAsia"/>
        </w:rPr>
        <w:t xml:space="preserve"> </w:t>
      </w:r>
      <w:r w:rsidR="00461B05" w:rsidRPr="00461B05">
        <w:rPr>
          <w:rFonts w:hint="eastAsia"/>
        </w:rPr>
        <w:t>同上</w:t>
      </w:r>
      <w:r w:rsidRPr="00EF7F7E">
        <w:rPr>
          <w:lang w:val="fr-CI"/>
        </w:rPr>
        <w:t xml:space="preserve">, </w:t>
      </w:r>
      <w:r w:rsidR="007C7B53">
        <w:rPr>
          <w:rFonts w:hint="eastAsia"/>
          <w:lang w:val="fr-CI"/>
        </w:rPr>
        <w:t xml:space="preserve">Pp. 29-38 </w:t>
      </w:r>
      <w:r>
        <w:rPr>
          <w:rFonts w:hint="eastAsia"/>
          <w:lang w:val="fr-CI"/>
        </w:rPr>
        <w:t>(April, 2007)</w:t>
      </w:r>
      <w:r w:rsidR="00EB06CD">
        <w:rPr>
          <w:rFonts w:ascii="新細明體" w:hAnsi="新細明體" w:hint="eastAsia"/>
        </w:rPr>
        <w:t>。</w:t>
      </w:r>
    </w:p>
    <w:p w:rsidR="003A0598" w:rsidRDefault="000202DF" w:rsidP="00880021">
      <w:pPr>
        <w:numPr>
          <w:ilvl w:val="0"/>
          <w:numId w:val="36"/>
        </w:numPr>
      </w:pPr>
      <w:r>
        <w:rPr>
          <w:rFonts w:hint="eastAsia"/>
        </w:rPr>
        <w:t>姚啟元</w:t>
      </w:r>
      <w:r>
        <w:rPr>
          <w:rFonts w:hint="eastAsia"/>
        </w:rPr>
        <w:t xml:space="preserve">, </w:t>
      </w:r>
      <w:r w:rsidR="00F6267E">
        <w:rPr>
          <w:rFonts w:hint="eastAsia"/>
        </w:rPr>
        <w:t>「</w:t>
      </w:r>
      <w:r w:rsidR="00784B40">
        <w:rPr>
          <w:rFonts w:hint="eastAsia"/>
        </w:rPr>
        <w:t>資訊產品電磁耐受性測試介紹</w:t>
      </w:r>
      <w:r w:rsidR="00F6267E">
        <w:rPr>
          <w:rFonts w:hint="eastAsia"/>
        </w:rPr>
        <w:t>」</w:t>
      </w:r>
      <w:r>
        <w:rPr>
          <w:rFonts w:hint="eastAsia"/>
        </w:rPr>
        <w:t>,</w:t>
      </w:r>
      <w:r w:rsidR="00F6267E">
        <w:rPr>
          <w:rFonts w:hint="eastAsia"/>
        </w:rPr>
        <w:t xml:space="preserve"> </w:t>
      </w:r>
      <w:r w:rsidR="00B30EE0" w:rsidRPr="00461B05">
        <w:rPr>
          <w:rFonts w:hint="eastAsia"/>
        </w:rPr>
        <w:t>同上</w:t>
      </w:r>
      <w:r w:rsidR="00582DCC" w:rsidRPr="00582DCC">
        <w:rPr>
          <w:rFonts w:hint="eastAsia"/>
          <w:i/>
        </w:rPr>
        <w:t>,</w:t>
      </w:r>
      <w:r w:rsidR="00582DCC">
        <w:rPr>
          <w:rFonts w:hint="eastAsia"/>
          <w:lang w:val="fr-CI"/>
        </w:rPr>
        <w:t xml:space="preserve"> </w:t>
      </w:r>
      <w:r w:rsidR="00F773D2">
        <w:rPr>
          <w:rFonts w:hint="eastAsia"/>
        </w:rPr>
        <w:t>Pp.</w:t>
      </w:r>
      <w:r w:rsidR="00D35184">
        <w:rPr>
          <w:rFonts w:hint="eastAsia"/>
        </w:rPr>
        <w:t xml:space="preserve"> </w:t>
      </w:r>
      <w:r w:rsidR="00F773D2">
        <w:rPr>
          <w:rFonts w:hint="eastAsia"/>
        </w:rPr>
        <w:t>12-19</w:t>
      </w:r>
      <w:r>
        <w:rPr>
          <w:rFonts w:hint="eastAsia"/>
        </w:rPr>
        <w:t xml:space="preserve"> (</w:t>
      </w:r>
      <w:r w:rsidR="00DA13C5">
        <w:rPr>
          <w:rFonts w:hint="eastAsia"/>
        </w:rPr>
        <w:t>January</w:t>
      </w:r>
      <w:r>
        <w:rPr>
          <w:rFonts w:hint="eastAsia"/>
        </w:rPr>
        <w:t>, 200</w:t>
      </w:r>
      <w:r w:rsidR="00DA13C5">
        <w:rPr>
          <w:rFonts w:hint="eastAsia"/>
        </w:rPr>
        <w:t>9</w:t>
      </w:r>
      <w:r>
        <w:rPr>
          <w:rFonts w:hint="eastAsia"/>
        </w:rPr>
        <w:t>)</w:t>
      </w:r>
      <w:r w:rsidR="00EB06CD">
        <w:rPr>
          <w:rFonts w:ascii="新細明體" w:hAnsi="新細明體" w:hint="eastAsia"/>
        </w:rPr>
        <w:t>。</w:t>
      </w:r>
    </w:p>
    <w:p w:rsidR="00A37642" w:rsidRPr="006A56B9" w:rsidRDefault="00A37642" w:rsidP="00A37642">
      <w:pPr>
        <w:numPr>
          <w:ilvl w:val="0"/>
          <w:numId w:val="36"/>
        </w:numPr>
      </w:pPr>
      <w:r w:rsidRPr="00EF7F7E">
        <w:rPr>
          <w:lang w:val="fr-CI"/>
        </w:rPr>
        <w:t>郝晓冬</w:t>
      </w:r>
      <w:r w:rsidRPr="00EF7F7E">
        <w:rPr>
          <w:lang w:val="fr-CI"/>
        </w:rPr>
        <w:t xml:space="preserve">, </w:t>
      </w:r>
      <w:r w:rsidR="00F6267E">
        <w:rPr>
          <w:rFonts w:hint="eastAsia"/>
        </w:rPr>
        <w:t>「</w:t>
      </w:r>
      <w:r w:rsidRPr="00EF7F7E">
        <w:rPr>
          <w:lang w:val="fr-CI"/>
        </w:rPr>
        <w:t>電磁兼容技术指南</w:t>
      </w:r>
      <w:r w:rsidR="00F6267E">
        <w:rPr>
          <w:rFonts w:hint="eastAsia"/>
        </w:rPr>
        <w:t>」</w:t>
      </w:r>
      <w:r w:rsidR="00F6267E">
        <w:t>,</w:t>
      </w:r>
      <w:r w:rsidRPr="00EF7F7E">
        <w:rPr>
          <w:lang w:val="fr-CI"/>
        </w:rPr>
        <w:t>電磁相容的測試方法與對策技術</w:t>
      </w:r>
      <w:r w:rsidR="00B57A63">
        <w:rPr>
          <w:rFonts w:hint="eastAsia"/>
          <w:lang w:val="fr-CI"/>
        </w:rPr>
        <w:t xml:space="preserve"> </w:t>
      </w:r>
      <w:r w:rsidR="00E81558">
        <w:rPr>
          <w:rFonts w:hint="eastAsia"/>
          <w:lang w:val="fr-CI"/>
        </w:rPr>
        <w:t>(July, 2011)</w:t>
      </w:r>
      <w:r w:rsidR="00EB06CD">
        <w:rPr>
          <w:rFonts w:ascii="新細明體" w:hAnsi="新細明體" w:hint="eastAsia"/>
        </w:rPr>
        <w:t>。</w:t>
      </w:r>
    </w:p>
    <w:p w:rsidR="000368AF" w:rsidRPr="00EF7F7E" w:rsidRDefault="000368AF" w:rsidP="00CE7361">
      <w:pPr>
        <w:numPr>
          <w:ilvl w:val="0"/>
          <w:numId w:val="36"/>
        </w:numPr>
      </w:pPr>
      <w:r w:rsidRPr="00EF7F7E">
        <w:rPr>
          <w:lang w:val="fr-CI"/>
        </w:rPr>
        <w:t>陳家鵬</w:t>
      </w:r>
      <w:r w:rsidRPr="00EF7F7E">
        <w:rPr>
          <w:lang w:val="fr-CI"/>
        </w:rPr>
        <w:t xml:space="preserve">, </w:t>
      </w:r>
      <w:r w:rsidR="00F6267E">
        <w:rPr>
          <w:rFonts w:hint="eastAsia"/>
        </w:rPr>
        <w:t>「</w:t>
      </w:r>
      <w:r w:rsidRPr="00EF7F7E">
        <w:rPr>
          <w:lang w:val="fr-CI"/>
        </w:rPr>
        <w:t>電磁相容</w:t>
      </w:r>
      <w:r w:rsidRPr="00EF7F7E">
        <w:rPr>
          <w:lang w:val="fr-CI"/>
        </w:rPr>
        <w:t>PCB Layout</w:t>
      </w:r>
      <w:r w:rsidRPr="00EF7F7E">
        <w:rPr>
          <w:lang w:val="fr-CI"/>
        </w:rPr>
        <w:t>設計案例介紹</w:t>
      </w:r>
      <w:r w:rsidR="00F6267E">
        <w:rPr>
          <w:rFonts w:hint="eastAsia"/>
        </w:rPr>
        <w:t>」</w:t>
      </w:r>
      <w:r w:rsidR="00B67570" w:rsidRPr="00EF7F7E">
        <w:t>,</w:t>
      </w:r>
      <w:r w:rsidRPr="00EF7F7E">
        <w:rPr>
          <w:lang w:val="fr-CI"/>
        </w:rPr>
        <w:t xml:space="preserve"> </w:t>
      </w:r>
      <w:r w:rsidR="001A37E7" w:rsidRPr="00461B05">
        <w:rPr>
          <w:rFonts w:hint="eastAsia"/>
        </w:rPr>
        <w:t>同上</w:t>
      </w:r>
      <w:r w:rsidR="00582DCC" w:rsidRPr="00582DCC">
        <w:rPr>
          <w:rFonts w:hint="eastAsia"/>
          <w:i/>
        </w:rPr>
        <w:t>,</w:t>
      </w:r>
      <w:r w:rsidR="00582DCC">
        <w:rPr>
          <w:rFonts w:hint="eastAsia"/>
          <w:i/>
        </w:rPr>
        <w:t xml:space="preserve"> </w:t>
      </w:r>
      <w:r w:rsidR="002850F2">
        <w:rPr>
          <w:rFonts w:hint="eastAsia"/>
          <w:lang w:val="fr-CI"/>
        </w:rPr>
        <w:t>Pp. 57-62 (October, 2010)</w:t>
      </w:r>
      <w:r w:rsidR="00EB06CD">
        <w:rPr>
          <w:rFonts w:ascii="新細明體" w:hAnsi="新細明體" w:hint="eastAsia"/>
        </w:rPr>
        <w:t>。</w:t>
      </w:r>
    </w:p>
    <w:p w:rsidR="00AF0F4A" w:rsidRDefault="00AF0F4A" w:rsidP="00CE7361">
      <w:pPr>
        <w:numPr>
          <w:ilvl w:val="0"/>
          <w:numId w:val="36"/>
        </w:numPr>
      </w:pPr>
      <w:r w:rsidRPr="00EF7F7E">
        <w:t>陳漢平</w:t>
      </w:r>
      <w:r w:rsidR="00441222">
        <w:rPr>
          <w:rFonts w:hint="eastAsia"/>
        </w:rPr>
        <w:t xml:space="preserve"> </w:t>
      </w:r>
      <w:r w:rsidRPr="00EF7F7E">
        <w:t xml:space="preserve">(Peter H. Chen), </w:t>
      </w:r>
      <w:r w:rsidRPr="00EF7F7E">
        <w:t>林進村</w:t>
      </w:r>
      <w:r w:rsidRPr="00EF7F7E">
        <w:t xml:space="preserve">, </w:t>
      </w:r>
      <w:r w:rsidRPr="00EF7F7E">
        <w:t>許紹哲</w:t>
      </w:r>
      <w:r w:rsidRPr="00EF7F7E">
        <w:t xml:space="preserve">, </w:t>
      </w:r>
      <w:r w:rsidRPr="00EF7F7E">
        <w:t>邱坤德</w:t>
      </w:r>
      <w:r w:rsidRPr="00EF7F7E">
        <w:t xml:space="preserve">, </w:t>
      </w:r>
      <w:r w:rsidRPr="00EF7F7E">
        <w:t>及林財興</w:t>
      </w:r>
      <w:r w:rsidRPr="00EF7F7E">
        <w:t xml:space="preserve">, </w:t>
      </w:r>
      <w:r w:rsidR="00F6267E">
        <w:rPr>
          <w:rFonts w:hint="eastAsia"/>
        </w:rPr>
        <w:t>「</w:t>
      </w:r>
      <w:r w:rsidR="00B67570" w:rsidRPr="00EF7F7E">
        <w:t>射出控制器</w:t>
      </w:r>
      <w:r w:rsidR="00B67570" w:rsidRPr="00EF7F7E">
        <w:t xml:space="preserve">ARM </w:t>
      </w:r>
      <w:r w:rsidR="00B67570" w:rsidRPr="00EF7F7E">
        <w:t>開發平台</w:t>
      </w:r>
      <w:r w:rsidR="00B67570" w:rsidRPr="00EF7F7E">
        <w:t>(ME-</w:t>
      </w:r>
      <w:r w:rsidR="00F6267E">
        <w:rPr>
          <w:rFonts w:hint="eastAsia"/>
        </w:rPr>
        <w:t>3</w:t>
      </w:r>
      <w:r w:rsidR="00B67570" w:rsidRPr="00EF7F7E">
        <w:t>000S)</w:t>
      </w:r>
      <w:r w:rsidR="00F6267E">
        <w:rPr>
          <w:rFonts w:hint="eastAsia"/>
        </w:rPr>
        <w:t>」</w:t>
      </w:r>
      <w:r w:rsidR="00B67570" w:rsidRPr="00EF7F7E">
        <w:t>,</w:t>
      </w:r>
      <w:r w:rsidR="00F6267E">
        <w:rPr>
          <w:rFonts w:hint="eastAsia"/>
        </w:rPr>
        <w:t xml:space="preserve"> </w:t>
      </w:r>
      <w:r w:rsidRPr="00EF7F7E">
        <w:t xml:space="preserve"> </w:t>
      </w:r>
      <w:r w:rsidR="009421AA" w:rsidRPr="00EF7F7E">
        <w:t>盟立自動化有限公司</w:t>
      </w:r>
      <w:r w:rsidR="00AA7E7F">
        <w:rPr>
          <w:rFonts w:hint="eastAsia"/>
        </w:rPr>
        <w:t xml:space="preserve"> (</w:t>
      </w:r>
      <w:r w:rsidR="00AA7E7F">
        <w:t>June</w:t>
      </w:r>
      <w:r w:rsidRPr="00EF7F7E">
        <w:t>, 2011</w:t>
      </w:r>
      <w:r w:rsidR="00AA7E7F">
        <w:rPr>
          <w:rFonts w:hint="eastAsia"/>
        </w:rPr>
        <w:t>)</w:t>
      </w:r>
      <w:r w:rsidR="00EB06CD">
        <w:rPr>
          <w:rFonts w:ascii="新細明體" w:hAnsi="新細明體" w:hint="eastAsia"/>
        </w:rPr>
        <w:t>。</w:t>
      </w:r>
    </w:p>
    <w:p w:rsidR="008D7544" w:rsidRDefault="008D7544" w:rsidP="008D7544">
      <w:pPr>
        <w:numPr>
          <w:ilvl w:val="0"/>
          <w:numId w:val="36"/>
        </w:numPr>
      </w:pPr>
      <w:r>
        <w:rPr>
          <w:rFonts w:hint="eastAsia"/>
        </w:rPr>
        <w:t>張義和</w:t>
      </w:r>
      <w:r w:rsidRPr="00EF7F7E">
        <w:t xml:space="preserve">, </w:t>
      </w:r>
      <w:r w:rsidR="00F6267E">
        <w:rPr>
          <w:rFonts w:hint="eastAsia"/>
        </w:rPr>
        <w:t>「</w:t>
      </w:r>
      <w:r w:rsidR="007178F9">
        <w:rPr>
          <w:rFonts w:hint="eastAsia"/>
        </w:rPr>
        <w:t xml:space="preserve">OrCAD Unison: </w:t>
      </w:r>
      <w:r w:rsidR="007178F9">
        <w:rPr>
          <w:rFonts w:hint="eastAsia"/>
        </w:rPr>
        <w:t>電路板設計</w:t>
      </w:r>
      <w:r w:rsidR="00F6267E">
        <w:rPr>
          <w:rFonts w:hint="eastAsia"/>
        </w:rPr>
        <w:t>」</w:t>
      </w:r>
      <w:r w:rsidR="00F6267E">
        <w:t>,</w:t>
      </w:r>
      <w:r w:rsidRPr="00EF7F7E">
        <w:t xml:space="preserve"> </w:t>
      </w:r>
      <w:r w:rsidR="004359DA">
        <w:rPr>
          <w:rFonts w:hint="eastAsia"/>
        </w:rPr>
        <w:t>基峯</w:t>
      </w:r>
      <w:r w:rsidR="004359DA">
        <w:rPr>
          <w:rFonts w:hint="eastAsia"/>
        </w:rPr>
        <w:t xml:space="preserve"> (2008)</w:t>
      </w:r>
      <w:r w:rsidR="00EB06CD">
        <w:rPr>
          <w:rFonts w:ascii="新細明體" w:hAnsi="新細明體" w:hint="eastAsia"/>
        </w:rPr>
        <w:t>。</w:t>
      </w:r>
    </w:p>
    <w:p w:rsidR="00D178D7" w:rsidRDefault="00D178D7" w:rsidP="00D178D7">
      <w:pPr>
        <w:numPr>
          <w:ilvl w:val="0"/>
          <w:numId w:val="36"/>
        </w:numPr>
      </w:pPr>
      <w:r>
        <w:rPr>
          <w:rFonts w:hint="eastAsia"/>
        </w:rPr>
        <w:t>CEI/IEC,</w:t>
      </w:r>
      <w:r w:rsidR="00F6267E">
        <w:rPr>
          <w:rFonts w:hint="eastAsia"/>
        </w:rPr>
        <w:t>「</w:t>
      </w:r>
      <w:r>
        <w:rPr>
          <w:rFonts w:hint="eastAsia"/>
        </w:rPr>
        <w:t>電源高低電壓測試</w:t>
      </w:r>
      <w:r>
        <w:rPr>
          <w:rFonts w:hint="eastAsia"/>
        </w:rPr>
        <w:t>(PQF)</w:t>
      </w:r>
      <w:r w:rsidR="00F6267E">
        <w:rPr>
          <w:rFonts w:hint="eastAsia"/>
        </w:rPr>
        <w:t>」</w:t>
      </w:r>
      <w:r>
        <w:rPr>
          <w:rFonts w:hint="eastAsia"/>
        </w:rPr>
        <w:t>, International Standard IEC 61000-4-11 (2001)</w:t>
      </w:r>
      <w:r w:rsidR="00EB06CD">
        <w:rPr>
          <w:rFonts w:ascii="新細明體" w:hAnsi="新細明體" w:hint="eastAsia"/>
        </w:rPr>
        <w:t>。</w:t>
      </w:r>
    </w:p>
    <w:p w:rsidR="00D178D7" w:rsidRPr="00A04993" w:rsidRDefault="00D178D7" w:rsidP="00D178D7">
      <w:pPr>
        <w:numPr>
          <w:ilvl w:val="0"/>
          <w:numId w:val="36"/>
        </w:numPr>
      </w:pPr>
      <w:r>
        <w:rPr>
          <w:rFonts w:hint="eastAsia"/>
        </w:rPr>
        <w:t xml:space="preserve">CEI/IEC, </w:t>
      </w:r>
      <w:r w:rsidR="00F6267E">
        <w:rPr>
          <w:rFonts w:hint="eastAsia"/>
        </w:rPr>
        <w:t>「</w:t>
      </w:r>
      <w:r>
        <w:rPr>
          <w:rFonts w:hint="eastAsia"/>
        </w:rPr>
        <w:t>電源電流諧波測試</w:t>
      </w:r>
      <w:r w:rsidR="00F6267E">
        <w:rPr>
          <w:rFonts w:hint="eastAsia"/>
        </w:rPr>
        <w:t>」</w:t>
      </w:r>
      <w:r>
        <w:rPr>
          <w:rFonts w:hint="eastAsia"/>
        </w:rPr>
        <w:t>, International Standard IEC 1000-3-2 (2001)</w:t>
      </w:r>
      <w:r w:rsidR="00EB06CD">
        <w:rPr>
          <w:rFonts w:ascii="新細明體" w:hAnsi="新細明體" w:hint="eastAsia"/>
        </w:rPr>
        <w:t>。</w:t>
      </w:r>
    </w:p>
    <w:p w:rsidR="00D178D7" w:rsidRDefault="00D178D7" w:rsidP="00D178D7">
      <w:pPr>
        <w:numPr>
          <w:ilvl w:val="0"/>
          <w:numId w:val="36"/>
        </w:numPr>
      </w:pPr>
      <w:r>
        <w:rPr>
          <w:rFonts w:hint="eastAsia"/>
        </w:rPr>
        <w:t xml:space="preserve">CEI/IEC, </w:t>
      </w:r>
      <w:r w:rsidR="00F6267E">
        <w:rPr>
          <w:rFonts w:hint="eastAsia"/>
        </w:rPr>
        <w:t>「</w:t>
      </w:r>
      <w:r>
        <w:rPr>
          <w:rFonts w:hint="eastAsia"/>
        </w:rPr>
        <w:t>電源電壓變動</w:t>
      </w:r>
      <w:r w:rsidR="00F6267E">
        <w:rPr>
          <w:rFonts w:hint="eastAsia"/>
        </w:rPr>
        <w:t>」</w:t>
      </w:r>
      <w:r>
        <w:rPr>
          <w:rFonts w:hint="eastAsia"/>
        </w:rPr>
        <w:t xml:space="preserve">, </w:t>
      </w:r>
      <w:r w:rsidR="00405369">
        <w:rPr>
          <w:rFonts w:hint="eastAsia"/>
        </w:rPr>
        <w:t>法」</w:t>
      </w:r>
      <w:r w:rsidR="00405369">
        <w:rPr>
          <w:rFonts w:hint="eastAsia"/>
        </w:rPr>
        <w:t xml:space="preserve">, International Standard </w:t>
      </w:r>
      <w:r>
        <w:rPr>
          <w:rFonts w:hint="eastAsia"/>
        </w:rPr>
        <w:t>1000-3-3 (2001)</w:t>
      </w:r>
      <w:r w:rsidR="00EB06CD">
        <w:rPr>
          <w:rFonts w:ascii="新細明體" w:hAnsi="新細明體" w:hint="eastAsia"/>
        </w:rPr>
        <w:t>。</w:t>
      </w:r>
    </w:p>
    <w:p w:rsidR="00D178D7" w:rsidRDefault="00D178D7" w:rsidP="00D178D7">
      <w:pPr>
        <w:numPr>
          <w:ilvl w:val="0"/>
          <w:numId w:val="36"/>
        </w:numPr>
      </w:pPr>
      <w:r>
        <w:rPr>
          <w:rFonts w:hint="eastAsia"/>
        </w:rPr>
        <w:t xml:space="preserve">CEI/IEC, </w:t>
      </w:r>
      <w:r w:rsidR="00F6267E">
        <w:rPr>
          <w:rFonts w:hint="eastAsia"/>
        </w:rPr>
        <w:t>「</w:t>
      </w:r>
      <w:r>
        <w:rPr>
          <w:rFonts w:hint="eastAsia"/>
        </w:rPr>
        <w:t>溫濕度環境試驗方法</w:t>
      </w:r>
      <w:r w:rsidR="00F6267E">
        <w:rPr>
          <w:rFonts w:hint="eastAsia"/>
        </w:rPr>
        <w:t>」</w:t>
      </w:r>
      <w:r>
        <w:rPr>
          <w:rFonts w:hint="eastAsia"/>
        </w:rPr>
        <w:t>,</w:t>
      </w:r>
      <w:r w:rsidR="00F6267E">
        <w:rPr>
          <w:rFonts w:hint="eastAsia"/>
        </w:rPr>
        <w:t xml:space="preserve"> </w:t>
      </w:r>
      <w:r>
        <w:rPr>
          <w:rFonts w:hint="eastAsia"/>
        </w:rPr>
        <w:t>International Standard IEC 68-2-XX (2001)</w:t>
      </w:r>
      <w:r w:rsidR="00EB06CD">
        <w:rPr>
          <w:rFonts w:ascii="新細明體" w:hAnsi="新細明體" w:hint="eastAsia"/>
        </w:rPr>
        <w:t>。</w:t>
      </w:r>
    </w:p>
    <w:p w:rsidR="00D178D7" w:rsidRDefault="00D178D7" w:rsidP="00D178D7">
      <w:pPr>
        <w:numPr>
          <w:ilvl w:val="0"/>
          <w:numId w:val="36"/>
        </w:numPr>
      </w:pPr>
      <w:r>
        <w:rPr>
          <w:rFonts w:hint="eastAsia"/>
        </w:rPr>
        <w:t xml:space="preserve">CEI/IEC, </w:t>
      </w:r>
      <w:r w:rsidR="00F6267E">
        <w:rPr>
          <w:rFonts w:hint="eastAsia"/>
        </w:rPr>
        <w:t>「</w:t>
      </w:r>
      <w:r>
        <w:rPr>
          <w:rFonts w:hint="eastAsia"/>
        </w:rPr>
        <w:t>靜電抗擾測試</w:t>
      </w:r>
      <w:r>
        <w:rPr>
          <w:rFonts w:hint="eastAsia"/>
        </w:rPr>
        <w:t xml:space="preserve"> (Electro-Static Discharge, ESD)</w:t>
      </w:r>
      <w:r w:rsidR="00F6267E">
        <w:rPr>
          <w:rFonts w:hint="eastAsia"/>
        </w:rPr>
        <w:t>」</w:t>
      </w:r>
      <w:r>
        <w:rPr>
          <w:rFonts w:hint="eastAsia"/>
        </w:rPr>
        <w:t xml:space="preserve">, </w:t>
      </w:r>
      <w:r w:rsidR="00EB06CD">
        <w:rPr>
          <w:rFonts w:hint="eastAsia"/>
        </w:rPr>
        <w:t xml:space="preserve"> </w:t>
      </w:r>
      <w:r>
        <w:rPr>
          <w:rFonts w:hint="eastAsia"/>
        </w:rPr>
        <w:t>International Standard IEC 61000-4-2 (2001)</w:t>
      </w:r>
      <w:r w:rsidR="00EB06CD">
        <w:rPr>
          <w:rFonts w:ascii="新細明體" w:hAnsi="新細明體" w:hint="eastAsia"/>
        </w:rPr>
        <w:t>。</w:t>
      </w:r>
    </w:p>
    <w:p w:rsidR="00D178D7" w:rsidRDefault="00D178D7" w:rsidP="00D178D7">
      <w:pPr>
        <w:numPr>
          <w:ilvl w:val="0"/>
          <w:numId w:val="36"/>
        </w:numPr>
      </w:pPr>
      <w:r>
        <w:rPr>
          <w:rFonts w:hint="eastAsia"/>
        </w:rPr>
        <w:t xml:space="preserve">CEI/IEC, </w:t>
      </w:r>
      <w:r w:rsidR="00F6267E">
        <w:rPr>
          <w:rFonts w:hint="eastAsia"/>
        </w:rPr>
        <w:t>「</w:t>
      </w:r>
      <w:r>
        <w:rPr>
          <w:rFonts w:hint="eastAsia"/>
        </w:rPr>
        <w:t>快速暫泰脈衝抗擾測試</w:t>
      </w:r>
      <w:r>
        <w:rPr>
          <w:rFonts w:hint="eastAsia"/>
        </w:rPr>
        <w:t xml:space="preserve"> (Electrical Fast Transient, </w:t>
      </w:r>
      <w:r>
        <w:rPr>
          <w:rFonts w:hint="eastAsia"/>
        </w:rPr>
        <w:lastRenderedPageBreak/>
        <w:t>FET)</w:t>
      </w:r>
      <w:r w:rsidR="00EB06CD">
        <w:rPr>
          <w:rFonts w:hint="eastAsia"/>
        </w:rPr>
        <w:t>」</w:t>
      </w:r>
      <w:r>
        <w:rPr>
          <w:rFonts w:hint="eastAsia"/>
        </w:rPr>
        <w:t>,</w:t>
      </w:r>
      <w:r w:rsidR="00EB06CD">
        <w:rPr>
          <w:rFonts w:hint="eastAsia"/>
        </w:rPr>
        <w:t xml:space="preserve"> </w:t>
      </w:r>
      <w:r>
        <w:rPr>
          <w:rFonts w:hint="eastAsia"/>
        </w:rPr>
        <w:t>International Standard IEC 61000-4-5 (2001)</w:t>
      </w:r>
      <w:r w:rsidR="00EB06CD">
        <w:rPr>
          <w:rFonts w:ascii="新細明體" w:hAnsi="新細明體" w:hint="eastAsia"/>
        </w:rPr>
        <w:t>。</w:t>
      </w:r>
    </w:p>
    <w:p w:rsidR="00D178D7" w:rsidRPr="00A04993" w:rsidRDefault="00D178D7" w:rsidP="00D178D7">
      <w:pPr>
        <w:numPr>
          <w:ilvl w:val="0"/>
          <w:numId w:val="36"/>
        </w:numPr>
      </w:pPr>
      <w:r>
        <w:rPr>
          <w:rFonts w:hint="eastAsia"/>
        </w:rPr>
        <w:t>CEI/IEC,</w:t>
      </w:r>
      <w:r w:rsidR="00EB06CD">
        <w:rPr>
          <w:rFonts w:hint="eastAsia"/>
        </w:rPr>
        <w:t>「</w:t>
      </w:r>
      <w:r>
        <w:rPr>
          <w:rFonts w:hint="eastAsia"/>
        </w:rPr>
        <w:t>雷擊突波抗擾測試</w:t>
      </w:r>
      <w:r>
        <w:rPr>
          <w:rFonts w:hint="eastAsia"/>
        </w:rPr>
        <w:t xml:space="preserve"> (Surge)</w:t>
      </w:r>
      <w:r w:rsidR="00EB06CD">
        <w:rPr>
          <w:rFonts w:hint="eastAsia"/>
        </w:rPr>
        <w:t>」</w:t>
      </w:r>
      <w:r>
        <w:rPr>
          <w:rFonts w:hint="eastAsia"/>
        </w:rPr>
        <w:t>,</w:t>
      </w:r>
      <w:r w:rsidR="00EB06CD">
        <w:rPr>
          <w:rFonts w:hint="eastAsia"/>
        </w:rPr>
        <w:t xml:space="preserve"> </w:t>
      </w:r>
      <w:r>
        <w:rPr>
          <w:rFonts w:hint="eastAsia"/>
        </w:rPr>
        <w:t xml:space="preserve"> International Standard IEC 61000-4-5 (2001)</w:t>
      </w:r>
      <w:r w:rsidR="00EB06CD">
        <w:rPr>
          <w:rFonts w:ascii="新細明體" w:hAnsi="新細明體" w:hint="eastAsia"/>
        </w:rPr>
        <w:t>。</w:t>
      </w:r>
    </w:p>
    <w:p w:rsidR="00D178D7" w:rsidRDefault="00D178D7" w:rsidP="00D178D7">
      <w:pPr>
        <w:numPr>
          <w:ilvl w:val="0"/>
          <w:numId w:val="36"/>
        </w:numPr>
      </w:pPr>
      <w:r>
        <w:rPr>
          <w:rFonts w:hint="eastAsia"/>
        </w:rPr>
        <w:t xml:space="preserve">CEI/IEC, </w:t>
      </w:r>
      <w:r w:rsidR="00EB06CD">
        <w:rPr>
          <w:rFonts w:hint="eastAsia"/>
        </w:rPr>
        <w:t>「</w:t>
      </w:r>
      <w:r>
        <w:rPr>
          <w:rFonts w:hint="eastAsia"/>
        </w:rPr>
        <w:t>傳導抗擾測試</w:t>
      </w:r>
      <w:r>
        <w:rPr>
          <w:rFonts w:hint="eastAsia"/>
        </w:rPr>
        <w:t xml:space="preserve"> (Conductive Susceptibility, CS)</w:t>
      </w:r>
      <w:r w:rsidR="00EB06CD">
        <w:rPr>
          <w:rFonts w:hint="eastAsia"/>
        </w:rPr>
        <w:t>」</w:t>
      </w:r>
      <w:r>
        <w:rPr>
          <w:rFonts w:hint="eastAsia"/>
        </w:rPr>
        <w:t>,</w:t>
      </w:r>
      <w:r w:rsidR="00EB06CD">
        <w:rPr>
          <w:rFonts w:hint="eastAsia"/>
        </w:rPr>
        <w:t xml:space="preserve"> </w:t>
      </w:r>
      <w:r>
        <w:rPr>
          <w:rFonts w:hint="eastAsia"/>
        </w:rPr>
        <w:t xml:space="preserve"> International Standard IEC 61000-4-6 (2001)</w:t>
      </w:r>
      <w:r w:rsidR="00EB06CD">
        <w:rPr>
          <w:rFonts w:ascii="新細明體" w:hAnsi="新細明體" w:hint="eastAsia"/>
        </w:rPr>
        <w:t>。</w:t>
      </w:r>
    </w:p>
    <w:p w:rsidR="00941A20" w:rsidRDefault="00941A20" w:rsidP="00D178D7">
      <w:pPr>
        <w:numPr>
          <w:ilvl w:val="0"/>
          <w:numId w:val="36"/>
        </w:numPr>
      </w:pPr>
      <w:r w:rsidRPr="00EF7F7E">
        <w:rPr>
          <w:lang w:val="fr-CI"/>
        </w:rPr>
        <w:t>Global Industry Analysis</w:t>
      </w:r>
      <w:r w:rsidRPr="00EF7F7E">
        <w:t xml:space="preserve"> Group, “</w:t>
      </w:r>
      <w:r w:rsidRPr="00EF7F7E">
        <w:rPr>
          <w:lang w:val="fr-CI"/>
        </w:rPr>
        <w:t>Gloal EDA Tool Market to Reach $9.85 Billion by 2015,</w:t>
      </w:r>
      <w:r w:rsidRPr="00EF7F7E">
        <w:t>”</w:t>
      </w:r>
      <w:r w:rsidRPr="00EF7F7E">
        <w:rPr>
          <w:lang w:val="fr-CI"/>
        </w:rPr>
        <w:t>  Global Industry Analysis, Inc., San Jose, California, USA</w:t>
      </w:r>
      <w:r>
        <w:rPr>
          <w:rFonts w:hint="eastAsia"/>
          <w:lang w:val="fr-CI"/>
        </w:rPr>
        <w:t xml:space="preserve">. </w:t>
      </w:r>
      <w:r w:rsidRPr="00EF7F7E">
        <w:rPr>
          <w:lang w:val="fr-CI"/>
        </w:rPr>
        <w:t>(July, 2011)</w:t>
      </w:r>
    </w:p>
    <w:p w:rsidR="00CB1152" w:rsidRDefault="00CB1152" w:rsidP="00A176AE">
      <w:pPr>
        <w:numPr>
          <w:ilvl w:val="0"/>
          <w:numId w:val="36"/>
        </w:numPr>
      </w:pPr>
      <w:r>
        <w:rPr>
          <w:rFonts w:hint="eastAsia"/>
        </w:rPr>
        <w:t xml:space="preserve">Eric Bogatin, </w:t>
      </w:r>
      <w:r>
        <w:t>“</w:t>
      </w:r>
      <w:r>
        <w:rPr>
          <w:rFonts w:hint="eastAsia"/>
        </w:rPr>
        <w:t>Signal Integrity - Simplified,</w:t>
      </w:r>
      <w:r>
        <w:t>”</w:t>
      </w:r>
      <w:r w:rsidR="0008357B">
        <w:rPr>
          <w:rFonts w:hint="eastAsia"/>
        </w:rPr>
        <w:t xml:space="preserve"> Pearson Education, Inc.</w:t>
      </w:r>
      <w:r>
        <w:rPr>
          <w:rFonts w:hint="eastAsia"/>
        </w:rPr>
        <w:t xml:space="preserve"> (2004).</w:t>
      </w:r>
    </w:p>
    <w:p w:rsidR="00A176AE" w:rsidRDefault="00A176AE" w:rsidP="00A176AE">
      <w:pPr>
        <w:numPr>
          <w:ilvl w:val="0"/>
          <w:numId w:val="36"/>
        </w:numPr>
      </w:pPr>
      <w:r>
        <w:rPr>
          <w:rFonts w:hint="eastAsia"/>
        </w:rPr>
        <w:t xml:space="preserve">Pong P. Chu, </w:t>
      </w:r>
      <w:r>
        <w:t>“</w:t>
      </w:r>
      <w:r>
        <w:rPr>
          <w:rFonts w:hint="eastAsia"/>
        </w:rPr>
        <w:t>FPG A Prototyping by Verilog Examples - Xilinx Spartan-3 Version,</w:t>
      </w:r>
      <w:r>
        <w:t>”</w:t>
      </w:r>
      <w:r>
        <w:rPr>
          <w:rFonts w:hint="eastAsia"/>
        </w:rPr>
        <w:t xml:space="preserve"> Wiley and Sons, Inc. (2008).</w:t>
      </w:r>
    </w:p>
    <w:p w:rsidR="00B03913" w:rsidRDefault="00052BCA" w:rsidP="00B03913">
      <w:pPr>
        <w:numPr>
          <w:ilvl w:val="0"/>
          <w:numId w:val="36"/>
        </w:numPr>
      </w:pPr>
      <w:r w:rsidRPr="00052BCA">
        <w:rPr>
          <w:rFonts w:hint="eastAsia"/>
          <w:i/>
        </w:rPr>
        <w:t>ibid.</w:t>
      </w:r>
      <w:r w:rsidR="00B03913">
        <w:rPr>
          <w:rFonts w:hint="eastAsia"/>
        </w:rPr>
        <w:t xml:space="preserve">, </w:t>
      </w:r>
      <w:r w:rsidR="00B03913">
        <w:t>“</w:t>
      </w:r>
      <w:r w:rsidR="00B03913">
        <w:rPr>
          <w:rFonts w:hint="eastAsia"/>
        </w:rPr>
        <w:t>FPG A Prototyping by VHDL Examples - Xilinx Spartan-3 Version,</w:t>
      </w:r>
      <w:r w:rsidR="00B03913">
        <w:t>”</w:t>
      </w:r>
      <w:r w:rsidR="00B03913">
        <w:rPr>
          <w:rFonts w:hint="eastAsia"/>
        </w:rPr>
        <w:t xml:space="preserve"> Wiley and Sons, Inc. (2008).</w:t>
      </w:r>
    </w:p>
    <w:p w:rsidR="006B6F1E" w:rsidRDefault="0059504A" w:rsidP="00B03913">
      <w:pPr>
        <w:numPr>
          <w:ilvl w:val="0"/>
          <w:numId w:val="36"/>
        </w:numPr>
      </w:pPr>
      <w:r>
        <w:rPr>
          <w:rFonts w:hint="eastAsia"/>
        </w:rPr>
        <w:t xml:space="preserve">Michael D. Ciletti, </w:t>
      </w:r>
      <w:r>
        <w:t>“</w:t>
      </w:r>
      <w:r>
        <w:rPr>
          <w:rFonts w:hint="eastAsia"/>
        </w:rPr>
        <w:t>Advanced Digital Design with the Verilog HDL,</w:t>
      </w:r>
      <w:r>
        <w:t>”</w:t>
      </w:r>
      <w:r>
        <w:rPr>
          <w:rFonts w:hint="eastAsia"/>
        </w:rPr>
        <w:t xml:space="preserve"> Pearson (2011).</w:t>
      </w:r>
    </w:p>
    <w:p w:rsidR="00941A20" w:rsidRDefault="00941A20" w:rsidP="00941A20">
      <w:pPr>
        <w:numPr>
          <w:ilvl w:val="0"/>
          <w:numId w:val="36"/>
        </w:numPr>
      </w:pPr>
      <w:r>
        <w:rPr>
          <w:rFonts w:hint="eastAsia"/>
        </w:rPr>
        <w:t xml:space="preserve">Roy W. Goody, </w:t>
      </w:r>
      <w:r>
        <w:t>“</w:t>
      </w:r>
      <w:r>
        <w:rPr>
          <w:rFonts w:hint="eastAsia"/>
        </w:rPr>
        <w:t>OrCAD PSpice for Windows: Vol. (I-III),</w:t>
      </w:r>
      <w:r>
        <w:t>”</w:t>
      </w:r>
      <w:r>
        <w:rPr>
          <w:rFonts w:hint="eastAsia"/>
        </w:rPr>
        <w:t xml:space="preserve"> Third Edition, Prentice Hall (2001).</w:t>
      </w:r>
    </w:p>
    <w:p w:rsidR="003B48F1" w:rsidRDefault="003B48F1" w:rsidP="003B48F1">
      <w:pPr>
        <w:numPr>
          <w:ilvl w:val="0"/>
          <w:numId w:val="36"/>
        </w:numPr>
      </w:pPr>
      <w:r w:rsidRPr="00EF7F7E">
        <w:rPr>
          <w:lang w:val="fr-CI"/>
        </w:rPr>
        <w:t> </w:t>
      </w:r>
      <w:r w:rsidR="00483829">
        <w:rPr>
          <w:rFonts w:hint="eastAsia"/>
          <w:lang w:val="fr-CI"/>
        </w:rPr>
        <w:t xml:space="preserve">R.S. Khandpur, </w:t>
      </w:r>
      <w:r w:rsidR="00483829">
        <w:t>“</w:t>
      </w:r>
      <w:r w:rsidR="00483829">
        <w:rPr>
          <w:rFonts w:hint="eastAsia"/>
        </w:rPr>
        <w:t>Printed Circuit Board: Desig</w:t>
      </w:r>
      <w:r w:rsidR="00F41D5F">
        <w:rPr>
          <w:rFonts w:hint="eastAsia"/>
        </w:rPr>
        <w:t>n, Fabricatio</w:t>
      </w:r>
      <w:r w:rsidR="009139C8">
        <w:rPr>
          <w:rFonts w:hint="eastAsia"/>
        </w:rPr>
        <w:t>n, and</w:t>
      </w:r>
      <w:r w:rsidR="00F41D5F">
        <w:rPr>
          <w:rFonts w:hint="eastAsia"/>
        </w:rPr>
        <w:t xml:space="preserve"> </w:t>
      </w:r>
      <w:r w:rsidR="009139C8">
        <w:rPr>
          <w:rFonts w:hint="eastAsia"/>
        </w:rPr>
        <w:t>Assembly</w:t>
      </w:r>
      <w:r w:rsidR="00483829">
        <w:rPr>
          <w:rFonts w:hint="eastAsia"/>
        </w:rPr>
        <w:t>,</w:t>
      </w:r>
      <w:r w:rsidR="00483829">
        <w:t>”</w:t>
      </w:r>
      <w:r w:rsidR="009139C8">
        <w:rPr>
          <w:rFonts w:hint="eastAsia"/>
        </w:rPr>
        <w:t xml:space="preserve"> Prentice Hall (2006</w:t>
      </w:r>
      <w:r w:rsidR="00483829">
        <w:rPr>
          <w:rFonts w:hint="eastAsia"/>
        </w:rPr>
        <w:t>).</w:t>
      </w:r>
    </w:p>
    <w:p w:rsidR="00A176AE" w:rsidRDefault="00A176AE" w:rsidP="00A176AE">
      <w:pPr>
        <w:numPr>
          <w:ilvl w:val="0"/>
          <w:numId w:val="36"/>
        </w:numPr>
      </w:pPr>
      <w:r>
        <w:rPr>
          <w:rFonts w:hint="eastAsia"/>
        </w:rPr>
        <w:t>Kr</w:t>
      </w:r>
      <w:r w:rsidR="00FE4247">
        <w:rPr>
          <w:rFonts w:hint="eastAsia"/>
        </w:rPr>
        <w:t>a</w:t>
      </w:r>
      <w:r>
        <w:rPr>
          <w:rFonts w:hint="eastAsia"/>
        </w:rPr>
        <w:t xml:space="preserve">ig Mitzner, </w:t>
      </w:r>
      <w:r>
        <w:t>“</w:t>
      </w:r>
      <w:r>
        <w:rPr>
          <w:rFonts w:hint="eastAsia"/>
        </w:rPr>
        <w:t>Complete PCB Design Using OrCAD Capture and PCB Editor,</w:t>
      </w:r>
      <w:r>
        <w:t>”</w:t>
      </w:r>
      <w:r>
        <w:rPr>
          <w:rFonts w:hint="eastAsia"/>
        </w:rPr>
        <w:t xml:space="preserve"> Elsevier, Inc.  (2009).</w:t>
      </w:r>
    </w:p>
    <w:p w:rsidR="00B5062C" w:rsidRDefault="00B5062C" w:rsidP="00A176AE">
      <w:pPr>
        <w:numPr>
          <w:ilvl w:val="0"/>
          <w:numId w:val="36"/>
        </w:numPr>
      </w:pPr>
      <w:r>
        <w:rPr>
          <w:rFonts w:hint="eastAsia"/>
        </w:rPr>
        <w:lastRenderedPageBreak/>
        <w:t xml:space="preserve">Henry W. Ott, </w:t>
      </w:r>
      <w:r>
        <w:t>“</w:t>
      </w:r>
      <w:r>
        <w:rPr>
          <w:rFonts w:hint="eastAsia"/>
        </w:rPr>
        <w:t xml:space="preserve">Electromagnetic </w:t>
      </w:r>
      <w:r>
        <w:t>Compatibility</w:t>
      </w:r>
      <w:r>
        <w:rPr>
          <w:rFonts w:hint="eastAsia"/>
        </w:rPr>
        <w:t xml:space="preserve"> </w:t>
      </w:r>
      <w:r>
        <w:t>Engineering, “Wiley</w:t>
      </w:r>
      <w:r>
        <w:rPr>
          <w:rFonts w:hint="eastAsia"/>
        </w:rPr>
        <w:t xml:space="preserve"> &amp; Sons (2009).</w:t>
      </w:r>
    </w:p>
    <w:p w:rsidR="00D74714" w:rsidRDefault="00D74714" w:rsidP="00A176AE">
      <w:pPr>
        <w:numPr>
          <w:ilvl w:val="0"/>
          <w:numId w:val="36"/>
        </w:numPr>
      </w:pPr>
      <w:r>
        <w:rPr>
          <w:rFonts w:hint="eastAsia"/>
        </w:rPr>
        <w:t xml:space="preserve">Gordon W. Roberts and Adel S. Sedra, </w:t>
      </w:r>
      <w:r>
        <w:t>“</w:t>
      </w:r>
      <w:r>
        <w:rPr>
          <w:rFonts w:hint="eastAsia"/>
        </w:rPr>
        <w:t>SPICE</w:t>
      </w:r>
      <w:r>
        <w:t>,”</w:t>
      </w:r>
      <w:r>
        <w:rPr>
          <w:rFonts w:hint="eastAsia"/>
        </w:rPr>
        <w:t xml:space="preserve"> Second Edition, Oxford University Press (1997).</w:t>
      </w:r>
    </w:p>
    <w:p w:rsidR="002F4BA2" w:rsidRDefault="002F4BA2" w:rsidP="00CE7361">
      <w:pPr>
        <w:numPr>
          <w:ilvl w:val="0"/>
          <w:numId w:val="36"/>
        </w:numPr>
      </w:pPr>
      <w:r>
        <w:rPr>
          <w:rFonts w:hint="eastAsia"/>
        </w:rPr>
        <w:t xml:space="preserve">Vikas Shukla, </w:t>
      </w:r>
      <w:r>
        <w:t>“</w:t>
      </w:r>
      <w:r>
        <w:rPr>
          <w:rFonts w:hint="eastAsia"/>
        </w:rPr>
        <w:t>Signal Integrity for PCB Designers,</w:t>
      </w:r>
      <w:r>
        <w:t>”</w:t>
      </w:r>
      <w:r>
        <w:rPr>
          <w:rFonts w:hint="eastAsia"/>
        </w:rPr>
        <w:t xml:space="preserve"> </w:t>
      </w:r>
      <w:r w:rsidR="00BD3E17">
        <w:rPr>
          <w:rFonts w:hint="eastAsia"/>
        </w:rPr>
        <w:t xml:space="preserve">Reference </w:t>
      </w:r>
      <w:r w:rsidR="000F50FB">
        <w:rPr>
          <w:rFonts w:hint="eastAsia"/>
        </w:rPr>
        <w:t xml:space="preserve">Design , Inc. </w:t>
      </w:r>
      <w:r>
        <w:rPr>
          <w:rFonts w:hint="eastAsia"/>
        </w:rPr>
        <w:t>(2009).</w:t>
      </w:r>
    </w:p>
    <w:p w:rsidR="008260B1" w:rsidRDefault="00483829" w:rsidP="00CE7361">
      <w:pPr>
        <w:numPr>
          <w:ilvl w:val="0"/>
          <w:numId w:val="36"/>
        </w:numPr>
      </w:pPr>
      <w:r>
        <w:rPr>
          <w:rFonts w:hint="eastAsia"/>
        </w:rPr>
        <w:t>Chri</w:t>
      </w:r>
      <w:r w:rsidR="008260B1">
        <w:rPr>
          <w:rFonts w:hint="eastAsia"/>
        </w:rPr>
        <w:t xml:space="preserve">s Spear, </w:t>
      </w:r>
      <w:r w:rsidR="008260B1">
        <w:t>“</w:t>
      </w:r>
      <w:r w:rsidR="008260B1">
        <w:rPr>
          <w:rFonts w:hint="eastAsia"/>
        </w:rPr>
        <w:t>SystemVerilog for Verification,</w:t>
      </w:r>
      <w:r w:rsidR="008260B1">
        <w:t>”</w:t>
      </w:r>
      <w:r w:rsidR="00334467">
        <w:rPr>
          <w:rFonts w:hint="eastAsia"/>
        </w:rPr>
        <w:t xml:space="preserve"> Second Edi</w:t>
      </w:r>
      <w:r w:rsidR="008260B1">
        <w:rPr>
          <w:rFonts w:hint="eastAsia"/>
        </w:rPr>
        <w:t>tion, Springer (2008).</w:t>
      </w:r>
    </w:p>
    <w:p w:rsidR="00AD4A9F" w:rsidRDefault="00640528" w:rsidP="00A176AE">
      <w:pPr>
        <w:numPr>
          <w:ilvl w:val="0"/>
          <w:numId w:val="36"/>
        </w:numPr>
      </w:pPr>
      <w:r>
        <w:rPr>
          <w:rFonts w:hint="eastAsia"/>
        </w:rPr>
        <w:t xml:space="preserve">Steven H. Voldman, </w:t>
      </w:r>
      <w:r>
        <w:t>“</w:t>
      </w:r>
      <w:r>
        <w:rPr>
          <w:rFonts w:hint="eastAsia"/>
        </w:rPr>
        <w:t>ESD</w:t>
      </w:r>
      <w:r w:rsidR="00586727">
        <w:rPr>
          <w:rFonts w:hint="eastAsia"/>
        </w:rPr>
        <w:t>:</w:t>
      </w:r>
      <w:r>
        <w:rPr>
          <w:rFonts w:hint="eastAsia"/>
        </w:rPr>
        <w:t xml:space="preserve"> Circuits and Devices,</w:t>
      </w:r>
      <w:r>
        <w:t>”</w:t>
      </w:r>
      <w:r>
        <w:rPr>
          <w:rFonts w:hint="eastAsia"/>
        </w:rPr>
        <w:t xml:space="preserve"> Wiley</w:t>
      </w:r>
      <w:r w:rsidR="000D3B40">
        <w:rPr>
          <w:rFonts w:hint="eastAsia"/>
        </w:rPr>
        <w:t xml:space="preserve"> &amp; Sons, Ltd (2006).</w:t>
      </w:r>
    </w:p>
    <w:p w:rsidR="006F690E" w:rsidRDefault="006F690E" w:rsidP="00B5062C">
      <w:pPr>
        <w:numPr>
          <w:ilvl w:val="0"/>
          <w:numId w:val="36"/>
        </w:numPr>
      </w:pPr>
      <w:r>
        <w:rPr>
          <w:rFonts w:hint="eastAsia"/>
        </w:rPr>
        <w:t xml:space="preserve">Steven H. Voldman, </w:t>
      </w:r>
      <w:r>
        <w:t>“</w:t>
      </w:r>
      <w:r>
        <w:rPr>
          <w:rFonts w:hint="eastAsia"/>
        </w:rPr>
        <w:t>ESD</w:t>
      </w:r>
      <w:r w:rsidR="00586727">
        <w:rPr>
          <w:rFonts w:hint="eastAsia"/>
        </w:rPr>
        <w:t>:</w:t>
      </w:r>
      <w:r>
        <w:rPr>
          <w:rFonts w:hint="eastAsia"/>
        </w:rPr>
        <w:t xml:space="preserve"> RF Technology and Circuits,</w:t>
      </w:r>
      <w:r>
        <w:t>”</w:t>
      </w:r>
      <w:r>
        <w:rPr>
          <w:rFonts w:hint="eastAsia"/>
        </w:rPr>
        <w:t xml:space="preserve"> Wiley &amp; Sons, Ltd (2006).</w:t>
      </w:r>
    </w:p>
    <w:p w:rsidR="002453B2" w:rsidRDefault="002453B2" w:rsidP="002453B2">
      <w:pPr>
        <w:numPr>
          <w:ilvl w:val="0"/>
          <w:numId w:val="36"/>
        </w:numPr>
      </w:pPr>
      <w:r>
        <w:rPr>
          <w:rFonts w:hint="eastAsia"/>
        </w:rPr>
        <w:t xml:space="preserve">Mentor Graphics, </w:t>
      </w:r>
      <w:r>
        <w:t>“</w:t>
      </w:r>
      <w:r>
        <w:rPr>
          <w:rFonts w:hint="eastAsia"/>
        </w:rPr>
        <w:t xml:space="preserve">PADS </w:t>
      </w:r>
      <w:r w:rsidR="001555D0">
        <w:t>Logic</w:t>
      </w:r>
      <w:r>
        <w:rPr>
          <w:rFonts w:hint="eastAsia"/>
        </w:rPr>
        <w:t xml:space="preserve"> User Manual and Reference Manual,</w:t>
      </w:r>
      <w:r>
        <w:t>”</w:t>
      </w:r>
      <w:r>
        <w:rPr>
          <w:rFonts w:hint="eastAsia"/>
        </w:rPr>
        <w:t xml:space="preserve"> Mentor Graphics, Inc. (2011).</w:t>
      </w:r>
    </w:p>
    <w:p w:rsidR="004353B6" w:rsidRDefault="006F689E" w:rsidP="004353B6">
      <w:pPr>
        <w:numPr>
          <w:ilvl w:val="0"/>
          <w:numId w:val="36"/>
        </w:numPr>
      </w:pPr>
      <w:r>
        <w:rPr>
          <w:rFonts w:hint="eastAsia"/>
          <w:i/>
        </w:rPr>
        <w:t>ibid</w:t>
      </w:r>
      <w:r w:rsidR="004353B6">
        <w:rPr>
          <w:rFonts w:hint="eastAsia"/>
        </w:rPr>
        <w:t xml:space="preserve">, </w:t>
      </w:r>
      <w:r w:rsidR="004353B6">
        <w:t>“</w:t>
      </w:r>
      <w:r w:rsidR="004353B6">
        <w:rPr>
          <w:rFonts w:hint="eastAsia"/>
        </w:rPr>
        <w:t>DxDesigner User Manual and Reference Manual,</w:t>
      </w:r>
      <w:r w:rsidR="004353B6">
        <w:t>”</w:t>
      </w:r>
      <w:r w:rsidR="004353B6">
        <w:rPr>
          <w:rFonts w:hint="eastAsia"/>
        </w:rPr>
        <w:t xml:space="preserve"> Mentor Graphics, Inc. (2011).</w:t>
      </w:r>
    </w:p>
    <w:p w:rsidR="00C91DDA" w:rsidRDefault="006F689E" w:rsidP="00C91DDA">
      <w:pPr>
        <w:numPr>
          <w:ilvl w:val="0"/>
          <w:numId w:val="36"/>
        </w:numPr>
      </w:pPr>
      <w:r>
        <w:rPr>
          <w:rFonts w:hint="eastAsia"/>
          <w:i/>
        </w:rPr>
        <w:t>ibid</w:t>
      </w:r>
      <w:r w:rsidR="00C91DDA">
        <w:rPr>
          <w:rFonts w:hint="eastAsia"/>
        </w:rPr>
        <w:t xml:space="preserve">, </w:t>
      </w:r>
      <w:r w:rsidR="00C91DDA">
        <w:t>“</w:t>
      </w:r>
      <w:r w:rsidR="00C91DDA">
        <w:rPr>
          <w:rFonts w:hint="eastAsia"/>
        </w:rPr>
        <w:t>HyperLynx Analog Simulator User Manual and Reference Manual,</w:t>
      </w:r>
      <w:r w:rsidR="00C91DDA">
        <w:t>”</w:t>
      </w:r>
      <w:r w:rsidR="00C91DDA">
        <w:rPr>
          <w:rFonts w:hint="eastAsia"/>
        </w:rPr>
        <w:t xml:space="preserve"> Mentor Graphics, Inc. (2011).</w:t>
      </w:r>
    </w:p>
    <w:p w:rsidR="00D74118" w:rsidRDefault="006F689E" w:rsidP="00D74118">
      <w:pPr>
        <w:numPr>
          <w:ilvl w:val="0"/>
          <w:numId w:val="36"/>
        </w:numPr>
      </w:pPr>
      <w:r>
        <w:rPr>
          <w:rFonts w:hint="eastAsia"/>
          <w:i/>
        </w:rPr>
        <w:t>ibid</w:t>
      </w:r>
      <w:r w:rsidR="00D74118">
        <w:rPr>
          <w:rFonts w:hint="eastAsia"/>
        </w:rPr>
        <w:t xml:space="preserve">, </w:t>
      </w:r>
      <w:r w:rsidR="00D74118">
        <w:t>“</w:t>
      </w:r>
      <w:r w:rsidR="00D74118">
        <w:rPr>
          <w:rFonts w:hint="eastAsia"/>
        </w:rPr>
        <w:t>DxDatabook User Manual and Reference Manual,</w:t>
      </w:r>
      <w:r w:rsidR="00D74118">
        <w:t>”</w:t>
      </w:r>
      <w:r w:rsidR="00D74118">
        <w:rPr>
          <w:rFonts w:hint="eastAsia"/>
        </w:rPr>
        <w:t xml:space="preserve"> Mentor Graphics, Inc. (2011).</w:t>
      </w:r>
    </w:p>
    <w:p w:rsidR="0058690E" w:rsidRDefault="006F689E" w:rsidP="0058690E">
      <w:pPr>
        <w:numPr>
          <w:ilvl w:val="0"/>
          <w:numId w:val="36"/>
        </w:numPr>
      </w:pPr>
      <w:r>
        <w:rPr>
          <w:rFonts w:hint="eastAsia"/>
          <w:i/>
        </w:rPr>
        <w:t>ibid</w:t>
      </w:r>
      <w:r w:rsidR="0058690E">
        <w:rPr>
          <w:rFonts w:hint="eastAsia"/>
        </w:rPr>
        <w:t xml:space="preserve">, </w:t>
      </w:r>
      <w:r w:rsidR="0058690E">
        <w:t>“</w:t>
      </w:r>
      <w:r w:rsidR="008C0A33">
        <w:rPr>
          <w:rFonts w:hint="eastAsia"/>
        </w:rPr>
        <w:t>PADS Layout</w:t>
      </w:r>
      <w:r w:rsidR="0058690E">
        <w:rPr>
          <w:rFonts w:hint="eastAsia"/>
        </w:rPr>
        <w:t xml:space="preserve"> User Manual and Reference Manual,</w:t>
      </w:r>
      <w:r w:rsidR="0058690E">
        <w:t>”</w:t>
      </w:r>
      <w:r w:rsidR="0058690E">
        <w:rPr>
          <w:rFonts w:hint="eastAsia"/>
        </w:rPr>
        <w:t xml:space="preserve"> Mentor Graphics, Inc. (2011).</w:t>
      </w:r>
    </w:p>
    <w:p w:rsidR="0037309A" w:rsidRDefault="006F689E" w:rsidP="0037309A">
      <w:pPr>
        <w:numPr>
          <w:ilvl w:val="0"/>
          <w:numId w:val="36"/>
        </w:numPr>
      </w:pPr>
      <w:r>
        <w:rPr>
          <w:rFonts w:hint="eastAsia"/>
          <w:i/>
        </w:rPr>
        <w:t>ibid</w:t>
      </w:r>
      <w:r w:rsidR="0037309A">
        <w:rPr>
          <w:rFonts w:hint="eastAsia"/>
        </w:rPr>
        <w:t xml:space="preserve">, </w:t>
      </w:r>
      <w:r w:rsidR="0037309A">
        <w:t>“</w:t>
      </w:r>
      <w:r w:rsidR="0037309A">
        <w:rPr>
          <w:rFonts w:hint="eastAsia"/>
        </w:rPr>
        <w:t>PADS Router User Manual and Reference Manual,</w:t>
      </w:r>
      <w:r w:rsidR="0037309A">
        <w:t>”</w:t>
      </w:r>
      <w:r w:rsidR="0037309A">
        <w:rPr>
          <w:rFonts w:hint="eastAsia"/>
        </w:rPr>
        <w:t xml:space="preserve"> Mentor Graphics, Inc. (2011).</w:t>
      </w:r>
    </w:p>
    <w:p w:rsidR="003172D6" w:rsidRDefault="006F689E" w:rsidP="003172D6">
      <w:pPr>
        <w:numPr>
          <w:ilvl w:val="0"/>
          <w:numId w:val="36"/>
        </w:numPr>
      </w:pPr>
      <w:r>
        <w:rPr>
          <w:rFonts w:hint="eastAsia"/>
          <w:i/>
        </w:rPr>
        <w:lastRenderedPageBreak/>
        <w:t>ibid</w:t>
      </w:r>
      <w:r w:rsidR="003172D6">
        <w:rPr>
          <w:rFonts w:hint="eastAsia"/>
        </w:rPr>
        <w:t xml:space="preserve">, </w:t>
      </w:r>
      <w:r w:rsidR="003172D6">
        <w:t>“</w:t>
      </w:r>
      <w:r w:rsidR="00725D22">
        <w:rPr>
          <w:rFonts w:hint="eastAsia"/>
        </w:rPr>
        <w:t>HyperLyn</w:t>
      </w:r>
      <w:r w:rsidR="003172D6">
        <w:rPr>
          <w:rFonts w:hint="eastAsia"/>
        </w:rPr>
        <w:t xml:space="preserve">x SI </w:t>
      </w:r>
      <w:r w:rsidR="007F2FB8">
        <w:rPr>
          <w:rFonts w:hint="eastAsia"/>
        </w:rPr>
        <w:t xml:space="preserve">(LineSim and BoarSim) </w:t>
      </w:r>
      <w:r w:rsidR="003172D6">
        <w:rPr>
          <w:rFonts w:hint="eastAsia"/>
        </w:rPr>
        <w:t>User Manual and Reference Manual,</w:t>
      </w:r>
      <w:r w:rsidR="003172D6">
        <w:t>”</w:t>
      </w:r>
      <w:r w:rsidR="003172D6">
        <w:rPr>
          <w:rFonts w:hint="eastAsia"/>
        </w:rPr>
        <w:t xml:space="preserve"> Mentor Graphics, Inc. (2011).</w:t>
      </w:r>
    </w:p>
    <w:p w:rsidR="00EC331F" w:rsidRDefault="006F689E" w:rsidP="00EC331F">
      <w:pPr>
        <w:numPr>
          <w:ilvl w:val="0"/>
          <w:numId w:val="36"/>
        </w:numPr>
      </w:pPr>
      <w:r>
        <w:rPr>
          <w:rFonts w:hint="eastAsia"/>
          <w:i/>
        </w:rPr>
        <w:t>ibid</w:t>
      </w:r>
      <w:r w:rsidR="00EC331F">
        <w:rPr>
          <w:rFonts w:hint="eastAsia"/>
        </w:rPr>
        <w:t xml:space="preserve">, </w:t>
      </w:r>
      <w:r w:rsidR="00EC331F">
        <w:t>“</w:t>
      </w:r>
      <w:r w:rsidR="00EC331F">
        <w:rPr>
          <w:rFonts w:hint="eastAsia"/>
        </w:rPr>
        <w:t>HyperLynx Wizard DDRx User Manual and Reference Manual,</w:t>
      </w:r>
      <w:r w:rsidR="00EC331F">
        <w:t>”</w:t>
      </w:r>
      <w:r w:rsidR="00EC331F">
        <w:rPr>
          <w:rFonts w:hint="eastAsia"/>
        </w:rPr>
        <w:t xml:space="preserve"> Mentor Graphics, Inc. (2011).</w:t>
      </w:r>
    </w:p>
    <w:p w:rsidR="008626F2" w:rsidRDefault="006F689E" w:rsidP="008626F2">
      <w:pPr>
        <w:numPr>
          <w:ilvl w:val="0"/>
          <w:numId w:val="36"/>
        </w:numPr>
      </w:pPr>
      <w:r>
        <w:rPr>
          <w:rFonts w:hint="eastAsia"/>
          <w:i/>
        </w:rPr>
        <w:t>ibid</w:t>
      </w:r>
      <w:r w:rsidR="008626F2">
        <w:rPr>
          <w:rFonts w:hint="eastAsia"/>
        </w:rPr>
        <w:t xml:space="preserve">, </w:t>
      </w:r>
      <w:r w:rsidR="008626F2">
        <w:t>“</w:t>
      </w:r>
      <w:r w:rsidR="008626F2">
        <w:rPr>
          <w:rFonts w:hint="eastAsia"/>
        </w:rPr>
        <w:t>HyperLynx Wizard SerDes User Manual and Reference Manual,</w:t>
      </w:r>
      <w:r w:rsidR="008626F2">
        <w:t>”</w:t>
      </w:r>
      <w:r w:rsidR="008626F2">
        <w:rPr>
          <w:rFonts w:hint="eastAsia"/>
        </w:rPr>
        <w:t xml:space="preserve"> Mentor Graphics, Inc. (2011).</w:t>
      </w:r>
    </w:p>
    <w:p w:rsidR="00D220F5" w:rsidRDefault="006F689E" w:rsidP="00D220F5">
      <w:pPr>
        <w:numPr>
          <w:ilvl w:val="0"/>
          <w:numId w:val="36"/>
        </w:numPr>
      </w:pPr>
      <w:r>
        <w:rPr>
          <w:rFonts w:hint="eastAsia"/>
          <w:i/>
        </w:rPr>
        <w:t>ibid</w:t>
      </w:r>
      <w:r w:rsidR="00D220F5">
        <w:rPr>
          <w:rFonts w:hint="eastAsia"/>
        </w:rPr>
        <w:t xml:space="preserve">, </w:t>
      </w:r>
      <w:r w:rsidR="00D220F5">
        <w:t>“</w:t>
      </w:r>
      <w:r w:rsidR="00D220F5">
        <w:rPr>
          <w:rFonts w:hint="eastAsia"/>
        </w:rPr>
        <w:t>HyperLynx PI User Manual and Reference Manual,</w:t>
      </w:r>
      <w:r w:rsidR="00D220F5">
        <w:t>”</w:t>
      </w:r>
      <w:r w:rsidR="00D220F5">
        <w:rPr>
          <w:rFonts w:hint="eastAsia"/>
        </w:rPr>
        <w:t xml:space="preserve"> Mentor Graphics, Inc. (2011).</w:t>
      </w:r>
    </w:p>
    <w:p w:rsidR="003172D6" w:rsidRDefault="006F689E" w:rsidP="00D220F5">
      <w:pPr>
        <w:numPr>
          <w:ilvl w:val="0"/>
          <w:numId w:val="36"/>
        </w:numPr>
      </w:pPr>
      <w:r>
        <w:rPr>
          <w:rFonts w:hint="eastAsia"/>
          <w:i/>
        </w:rPr>
        <w:t>ibid</w:t>
      </w:r>
      <w:r w:rsidR="00D220F5">
        <w:rPr>
          <w:rFonts w:hint="eastAsia"/>
        </w:rPr>
        <w:t xml:space="preserve">, </w:t>
      </w:r>
      <w:r w:rsidR="00D220F5">
        <w:t>“</w:t>
      </w:r>
      <w:r w:rsidR="00D220F5">
        <w:rPr>
          <w:rFonts w:hint="eastAsia"/>
        </w:rPr>
        <w:t>HyperLynx Thermal Analysis User Manual and Reference Manual,</w:t>
      </w:r>
      <w:r w:rsidR="00D220F5">
        <w:t>”</w:t>
      </w:r>
      <w:r w:rsidR="00D220F5">
        <w:rPr>
          <w:rFonts w:hint="eastAsia"/>
        </w:rPr>
        <w:t xml:space="preserve"> Mentor Graphics, Inc. (2011).</w:t>
      </w:r>
    </w:p>
    <w:p w:rsidR="003349D7" w:rsidRDefault="006F689E" w:rsidP="003349D7">
      <w:pPr>
        <w:numPr>
          <w:ilvl w:val="0"/>
          <w:numId w:val="36"/>
        </w:numPr>
      </w:pPr>
      <w:r>
        <w:rPr>
          <w:rFonts w:hint="eastAsia"/>
          <w:i/>
        </w:rPr>
        <w:t>ibid</w:t>
      </w:r>
      <w:r w:rsidR="009818F7">
        <w:rPr>
          <w:rFonts w:hint="eastAsia"/>
        </w:rPr>
        <w:t xml:space="preserve">, </w:t>
      </w:r>
      <w:r w:rsidR="009818F7">
        <w:t>“</w:t>
      </w:r>
      <w:r w:rsidR="009818F7">
        <w:rPr>
          <w:rFonts w:hint="eastAsia"/>
        </w:rPr>
        <w:t xml:space="preserve">Quiet Expert </w:t>
      </w:r>
      <w:r w:rsidR="005D342E">
        <w:rPr>
          <w:rFonts w:hint="eastAsia"/>
        </w:rPr>
        <w:t xml:space="preserve">for EMC </w:t>
      </w:r>
      <w:r w:rsidR="009818F7">
        <w:rPr>
          <w:rFonts w:hint="eastAsia"/>
        </w:rPr>
        <w:t>User Manual and Reference Manual,</w:t>
      </w:r>
      <w:r w:rsidR="009818F7">
        <w:t>”</w:t>
      </w:r>
      <w:r w:rsidR="009818F7">
        <w:rPr>
          <w:rFonts w:hint="eastAsia"/>
        </w:rPr>
        <w:t xml:space="preserve"> Mentor Graphics, Inc. (2011).</w:t>
      </w:r>
    </w:p>
    <w:p w:rsidR="003349D7" w:rsidRDefault="006F689E" w:rsidP="003349D7">
      <w:pPr>
        <w:numPr>
          <w:ilvl w:val="0"/>
          <w:numId w:val="36"/>
        </w:numPr>
      </w:pPr>
      <w:r>
        <w:rPr>
          <w:rFonts w:hint="eastAsia"/>
          <w:i/>
        </w:rPr>
        <w:t>ibid</w:t>
      </w:r>
      <w:r w:rsidR="003349D7">
        <w:rPr>
          <w:rFonts w:hint="eastAsia"/>
        </w:rPr>
        <w:t xml:space="preserve">, </w:t>
      </w:r>
      <w:r w:rsidR="003349D7">
        <w:t>“</w:t>
      </w:r>
      <w:r w:rsidR="003349D7">
        <w:rPr>
          <w:rFonts w:hint="eastAsia"/>
        </w:rPr>
        <w:t>ModelSim User Manual and Reference Manual,</w:t>
      </w:r>
      <w:r w:rsidR="003349D7">
        <w:t>”</w:t>
      </w:r>
      <w:r w:rsidR="003349D7">
        <w:rPr>
          <w:rFonts w:hint="eastAsia"/>
        </w:rPr>
        <w:t xml:space="preserve"> Mentor Graphics, Inc. (2011).</w:t>
      </w:r>
    </w:p>
    <w:p w:rsidR="00643EDD" w:rsidRDefault="006F689E" w:rsidP="00643EDD">
      <w:pPr>
        <w:numPr>
          <w:ilvl w:val="0"/>
          <w:numId w:val="36"/>
        </w:numPr>
      </w:pPr>
      <w:r>
        <w:rPr>
          <w:rFonts w:hint="eastAsia"/>
          <w:i/>
        </w:rPr>
        <w:t>ibid</w:t>
      </w:r>
      <w:r w:rsidR="00643EDD">
        <w:rPr>
          <w:rFonts w:hint="eastAsia"/>
        </w:rPr>
        <w:t xml:space="preserve">, </w:t>
      </w:r>
      <w:r w:rsidR="00643EDD">
        <w:t>“</w:t>
      </w:r>
      <w:r w:rsidR="00643EDD">
        <w:rPr>
          <w:rFonts w:hint="eastAsia"/>
        </w:rPr>
        <w:t>Advanced  Mixed Signal</w:t>
      </w:r>
      <w:r w:rsidR="00AC279A">
        <w:rPr>
          <w:rFonts w:hint="eastAsia"/>
        </w:rPr>
        <w:t xml:space="preserve"> Simulation Environment </w:t>
      </w:r>
      <w:r w:rsidR="00643EDD">
        <w:rPr>
          <w:rFonts w:hint="eastAsia"/>
        </w:rPr>
        <w:t>(AMS) User Manual and Reference Manual,</w:t>
      </w:r>
      <w:r w:rsidR="00643EDD">
        <w:t>”</w:t>
      </w:r>
      <w:r w:rsidR="00643EDD">
        <w:rPr>
          <w:rFonts w:hint="eastAsia"/>
        </w:rPr>
        <w:t xml:space="preserve"> Mentor Graphics, Inc. (2011).</w:t>
      </w:r>
    </w:p>
    <w:p w:rsidR="00643EDD" w:rsidRDefault="006F689E" w:rsidP="00643EDD">
      <w:pPr>
        <w:numPr>
          <w:ilvl w:val="0"/>
          <w:numId w:val="36"/>
        </w:numPr>
      </w:pPr>
      <w:r>
        <w:rPr>
          <w:rFonts w:hint="eastAsia"/>
          <w:i/>
        </w:rPr>
        <w:t>ibid</w:t>
      </w:r>
      <w:r w:rsidR="00643EDD">
        <w:rPr>
          <w:rFonts w:hint="eastAsia"/>
        </w:rPr>
        <w:t xml:space="preserve">, </w:t>
      </w:r>
      <w:r w:rsidR="00643EDD">
        <w:t>“</w:t>
      </w:r>
      <w:r w:rsidR="00841B2B">
        <w:rPr>
          <w:rFonts w:hint="eastAsia"/>
        </w:rPr>
        <w:t xml:space="preserve">Basic Eldo </w:t>
      </w:r>
      <w:r w:rsidR="00643EDD">
        <w:rPr>
          <w:rFonts w:hint="eastAsia"/>
        </w:rPr>
        <w:t>User Manual and Reference Manual,</w:t>
      </w:r>
      <w:r w:rsidR="00643EDD">
        <w:t>”</w:t>
      </w:r>
      <w:r w:rsidR="00643EDD">
        <w:rPr>
          <w:rFonts w:hint="eastAsia"/>
        </w:rPr>
        <w:t xml:space="preserve"> Mentor Graphics, Inc. (2011).</w:t>
      </w:r>
    </w:p>
    <w:p w:rsidR="00B21536" w:rsidRDefault="006F689E" w:rsidP="00B21536">
      <w:pPr>
        <w:numPr>
          <w:ilvl w:val="0"/>
          <w:numId w:val="36"/>
        </w:numPr>
      </w:pPr>
      <w:r>
        <w:rPr>
          <w:rFonts w:hint="eastAsia"/>
          <w:i/>
        </w:rPr>
        <w:t>ibid</w:t>
      </w:r>
      <w:r w:rsidR="00B21536">
        <w:rPr>
          <w:rFonts w:hint="eastAsia"/>
        </w:rPr>
        <w:t xml:space="preserve">, </w:t>
      </w:r>
      <w:r w:rsidR="00B21536">
        <w:t>“</w:t>
      </w:r>
      <w:r w:rsidR="00B21536">
        <w:rPr>
          <w:rFonts w:hint="eastAsia"/>
        </w:rPr>
        <w:t>Eldo/RF User Manual and Reference Manual,</w:t>
      </w:r>
      <w:r w:rsidR="00B21536">
        <w:t>”</w:t>
      </w:r>
      <w:r w:rsidR="00B21536">
        <w:rPr>
          <w:rFonts w:hint="eastAsia"/>
        </w:rPr>
        <w:t xml:space="preserve"> Mentor Graphics, Inc. (2011).</w:t>
      </w:r>
    </w:p>
    <w:p w:rsidR="00643EDD" w:rsidRDefault="006F689E" w:rsidP="009808F5">
      <w:pPr>
        <w:numPr>
          <w:ilvl w:val="0"/>
          <w:numId w:val="36"/>
        </w:numPr>
      </w:pPr>
      <w:r>
        <w:rPr>
          <w:rFonts w:hint="eastAsia"/>
          <w:i/>
        </w:rPr>
        <w:t>ibid</w:t>
      </w:r>
      <w:r w:rsidR="009808F5">
        <w:rPr>
          <w:rFonts w:hint="eastAsia"/>
        </w:rPr>
        <w:t xml:space="preserve">, </w:t>
      </w:r>
      <w:r w:rsidR="009808F5">
        <w:t>“</w:t>
      </w:r>
      <w:r w:rsidR="009808F5">
        <w:rPr>
          <w:rFonts w:hint="eastAsia"/>
        </w:rPr>
        <w:t>EZwave User Manual and Reference Manual,</w:t>
      </w:r>
      <w:r w:rsidR="009808F5">
        <w:t>”</w:t>
      </w:r>
      <w:r w:rsidR="009808F5">
        <w:rPr>
          <w:rFonts w:hint="eastAsia"/>
        </w:rPr>
        <w:t xml:space="preserve"> Mentor </w:t>
      </w:r>
      <w:r w:rsidR="009808F5">
        <w:rPr>
          <w:rFonts w:hint="eastAsia"/>
        </w:rPr>
        <w:lastRenderedPageBreak/>
        <w:t>Graphics, Inc. (2011).</w:t>
      </w:r>
    </w:p>
    <w:p w:rsidR="00FA4AB5" w:rsidRDefault="006F689E" w:rsidP="00FA4AB5">
      <w:pPr>
        <w:numPr>
          <w:ilvl w:val="0"/>
          <w:numId w:val="36"/>
        </w:numPr>
      </w:pPr>
      <w:r>
        <w:rPr>
          <w:rFonts w:hint="eastAsia"/>
          <w:i/>
        </w:rPr>
        <w:t>ibid</w:t>
      </w:r>
      <w:r w:rsidR="00FA4AB5">
        <w:rPr>
          <w:rFonts w:hint="eastAsia"/>
        </w:rPr>
        <w:t xml:space="preserve">, </w:t>
      </w:r>
      <w:r w:rsidR="00FA4AB5">
        <w:t>“</w:t>
      </w:r>
      <w:r w:rsidR="00FA4AB5">
        <w:rPr>
          <w:rFonts w:hint="eastAsia"/>
        </w:rPr>
        <w:t xml:space="preserve">PADS </w:t>
      </w:r>
      <w:r w:rsidR="004156DB">
        <w:t>Evaluation</w:t>
      </w:r>
      <w:r w:rsidR="00FA4AB5">
        <w:rPr>
          <w:rFonts w:hint="eastAsia"/>
        </w:rPr>
        <w:t xml:space="preserve"> Guide,</w:t>
      </w:r>
      <w:r w:rsidR="00FA4AB5">
        <w:t>”</w:t>
      </w:r>
      <w:r w:rsidR="00FA4AB5">
        <w:rPr>
          <w:rFonts w:hint="eastAsia"/>
        </w:rPr>
        <w:t xml:space="preserve"> Mentor Graphics, Inc. (2011).</w:t>
      </w:r>
    </w:p>
    <w:p w:rsidR="00CA1209" w:rsidRDefault="00CA1209" w:rsidP="00455361">
      <w:pPr>
        <w:rPr>
          <w:ins w:id="65" w:author="simonlin" w:date="2011-07-19T14:25:00Z"/>
        </w:rPr>
      </w:pPr>
    </w:p>
    <w:p w:rsidR="00613344" w:rsidRDefault="00613344" w:rsidP="00455361">
      <w:pPr>
        <w:rPr>
          <w:ins w:id="66" w:author="simonlin" w:date="2011-07-19T14:25:00Z"/>
        </w:rPr>
      </w:pPr>
    </w:p>
    <w:p w:rsidR="00613344" w:rsidRDefault="00613344" w:rsidP="00455361">
      <w:pPr>
        <w:rPr>
          <w:ins w:id="67" w:author="simonlin" w:date="2011-07-19T14:25:00Z"/>
        </w:rPr>
      </w:pPr>
    </w:p>
    <w:p w:rsidR="00613344" w:rsidRDefault="00613344" w:rsidP="00455361">
      <w:pPr>
        <w:rPr>
          <w:ins w:id="68" w:author="simonlin" w:date="2011-07-19T14:25:00Z"/>
        </w:rPr>
      </w:pPr>
    </w:p>
    <w:p w:rsidR="00613344" w:rsidRDefault="00613344" w:rsidP="00455361">
      <w:pPr>
        <w:rPr>
          <w:ins w:id="69" w:author="simonlin" w:date="2011-07-19T14:25:00Z"/>
        </w:rPr>
      </w:pPr>
    </w:p>
    <w:p w:rsidR="00613344" w:rsidRDefault="00613344" w:rsidP="00455361">
      <w:pPr>
        <w:rPr>
          <w:ins w:id="70" w:author="simonlin" w:date="2011-07-19T14:25:00Z"/>
        </w:rPr>
      </w:pPr>
    </w:p>
    <w:p w:rsidR="00613344" w:rsidRDefault="00613344" w:rsidP="00455361">
      <w:pPr>
        <w:rPr>
          <w:ins w:id="71" w:author="simonlin" w:date="2011-07-19T14:25:00Z"/>
        </w:rPr>
      </w:pPr>
    </w:p>
    <w:p w:rsidR="00613344" w:rsidRDefault="00613344" w:rsidP="00455361">
      <w:pPr>
        <w:rPr>
          <w:ins w:id="72" w:author="simonlin" w:date="2011-07-19T14:25:00Z"/>
        </w:rPr>
      </w:pPr>
    </w:p>
    <w:p w:rsidR="00613344" w:rsidRDefault="00613344" w:rsidP="00455361">
      <w:pPr>
        <w:rPr>
          <w:ins w:id="73" w:author="simonlin" w:date="2011-07-19T14:25:00Z"/>
        </w:rPr>
      </w:pPr>
    </w:p>
    <w:p w:rsidR="00613344" w:rsidRDefault="00613344" w:rsidP="00455361">
      <w:pPr>
        <w:rPr>
          <w:ins w:id="74" w:author="simonlin" w:date="2011-07-19T14:25:00Z"/>
        </w:rPr>
      </w:pPr>
    </w:p>
    <w:p w:rsidR="00613344" w:rsidRDefault="00613344" w:rsidP="00455361">
      <w:pPr>
        <w:rPr>
          <w:ins w:id="75" w:author="simonlin" w:date="2011-07-19T14:25:00Z"/>
        </w:rPr>
      </w:pPr>
    </w:p>
    <w:p w:rsidR="00613344" w:rsidRDefault="00613344" w:rsidP="00455361">
      <w:pPr>
        <w:rPr>
          <w:ins w:id="76" w:author="simonlin" w:date="2011-07-19T14:25:00Z"/>
        </w:rPr>
      </w:pPr>
    </w:p>
    <w:p w:rsidR="00613344" w:rsidRDefault="00613344" w:rsidP="00455361">
      <w:pPr>
        <w:rPr>
          <w:ins w:id="77" w:author="simonlin" w:date="2011-07-19T14:25:00Z"/>
        </w:rPr>
      </w:pPr>
    </w:p>
    <w:p w:rsidR="00613344" w:rsidRDefault="006E6641" w:rsidP="00455361">
      <w:ins w:id="78" w:author="simonlin" w:date="2011-07-19T14:25:00Z">
        <w:r>
          <w:pict>
            <v:group id="_x0000_s1026" editas="canvas" style="width:189pt;height:326.05pt;mso-position-horizontal-relative:char;mso-position-vertical-relative:line" coordorigin="2362,10095" coordsize="7200,12036">
              <o:lock v:ext="edit" aspectratio="t"/>
              <v:shape id="_x0000_s1027" type="#_x0000_t75" style="position:absolute;left:2362;top:10095;width:7200;height:12036" o:preferrelative="f">
                <v:fill o:detectmouseclick="t"/>
                <v:path o:extrusionok="t" o:connecttype="none"/>
                <o:lock v:ext="edit" text="t"/>
              </v:shape>
              <v:shape id="_x0000_s1028" type="#_x0000_t202" style="position:absolute;left:2705;top:10095;width:6514;height:11680;mso-position-horizontal-relative:margin;mso-position-vertical-relative:margin">
                <v:textbox>
                  <w:txbxContent>
                    <w:p w:rsidR="00613344" w:rsidRPr="00C7335A" w:rsidRDefault="00613344">
                      <w:pPr>
                        <w:rPr>
                          <w:color w:val="000000" w:themeColor="text1"/>
                        </w:rPr>
                      </w:pPr>
                      <w:r w:rsidRPr="00C7335A">
                        <w:rPr>
                          <w:rFonts w:hint="eastAsia"/>
                          <w:color w:val="000000" w:themeColor="text1"/>
                        </w:rPr>
                        <w:t>作者簡介</w:t>
                      </w:r>
                    </w:p>
                    <w:p w:rsidR="00613344" w:rsidRPr="00C7335A" w:rsidRDefault="00613344">
                      <w:pPr>
                        <w:rPr>
                          <w:color w:val="000000" w:themeColor="text1"/>
                        </w:rPr>
                      </w:pPr>
                      <w:r w:rsidRPr="00C7335A">
                        <w:rPr>
                          <w:rFonts w:hint="eastAsia"/>
                          <w:color w:val="000000" w:themeColor="text1"/>
                        </w:rPr>
                        <w:t>林財興現任職盟立自動化</w:t>
                      </w:r>
                      <w:r w:rsidRPr="00C7335A">
                        <w:rPr>
                          <w:rFonts w:hint="eastAsia"/>
                          <w:color w:val="000000" w:themeColor="text1"/>
                        </w:rPr>
                        <w:t>(</w:t>
                      </w:r>
                      <w:r w:rsidRPr="00C7335A">
                        <w:rPr>
                          <w:rFonts w:hint="eastAsia"/>
                          <w:color w:val="000000" w:themeColor="text1"/>
                        </w:rPr>
                        <w:t>股</w:t>
                      </w:r>
                      <w:r w:rsidRPr="00C7335A">
                        <w:rPr>
                          <w:rFonts w:hint="eastAsia"/>
                          <w:color w:val="000000" w:themeColor="text1"/>
                        </w:rPr>
                        <w:t>)</w:t>
                      </w:r>
                      <w:r w:rsidRPr="00C7335A">
                        <w:rPr>
                          <w:rFonts w:hint="eastAsia"/>
                          <w:color w:val="000000" w:themeColor="text1"/>
                        </w:rPr>
                        <w:t>公司協理</w:t>
                      </w:r>
                    </w:p>
                    <w:p w:rsidR="00613344" w:rsidRPr="00C7335A" w:rsidRDefault="00613344">
                      <w:pPr>
                        <w:rPr>
                          <w:color w:val="000000" w:themeColor="text1"/>
                        </w:rPr>
                      </w:pPr>
                      <w:r w:rsidRPr="00C7335A">
                        <w:rPr>
                          <w:rFonts w:hint="eastAsia"/>
                          <w:color w:val="000000" w:themeColor="text1"/>
                        </w:rPr>
                        <w:t>專長：</w:t>
                      </w:r>
                    </w:p>
                    <w:p w:rsidR="00613344" w:rsidRPr="00C7335A" w:rsidRDefault="00613344" w:rsidP="00613344">
                      <w:pPr>
                        <w:numPr>
                          <w:ilvl w:val="0"/>
                          <w:numId w:val="43"/>
                        </w:numPr>
                        <w:rPr>
                          <w:color w:val="000000" w:themeColor="text1"/>
                        </w:rPr>
                      </w:pPr>
                      <w:r w:rsidRPr="00C7335A">
                        <w:rPr>
                          <w:rFonts w:hint="eastAsia"/>
                          <w:color w:val="000000" w:themeColor="text1"/>
                        </w:rPr>
                        <w:t>機電整合</w:t>
                      </w:r>
                    </w:p>
                    <w:p w:rsidR="00613344" w:rsidRPr="00C7335A" w:rsidRDefault="00613344" w:rsidP="00613344">
                      <w:pPr>
                        <w:numPr>
                          <w:ilvl w:val="0"/>
                          <w:numId w:val="43"/>
                        </w:numPr>
                        <w:rPr>
                          <w:color w:val="000000" w:themeColor="text1"/>
                        </w:rPr>
                      </w:pPr>
                      <w:r w:rsidRPr="00C7335A">
                        <w:rPr>
                          <w:rFonts w:hint="eastAsia"/>
                          <w:color w:val="000000" w:themeColor="text1"/>
                        </w:rPr>
                        <w:t>控制器設計</w:t>
                      </w:r>
                    </w:p>
                    <w:p w:rsidR="003C22A1" w:rsidRDefault="003C22A1" w:rsidP="00613344">
                      <w:pPr>
                        <w:rPr>
                          <w:color w:val="000000" w:themeColor="text1"/>
                        </w:rPr>
                      </w:pPr>
                    </w:p>
                    <w:p w:rsidR="001267AA" w:rsidRDefault="00613344" w:rsidP="00613344">
                      <w:pPr>
                        <w:rPr>
                          <w:color w:val="000000" w:themeColor="text1"/>
                        </w:rPr>
                      </w:pPr>
                      <w:r w:rsidRPr="00C7335A">
                        <w:rPr>
                          <w:rFonts w:hint="eastAsia"/>
                          <w:color w:val="000000" w:themeColor="text1"/>
                        </w:rPr>
                        <w:t>陳漢平</w:t>
                      </w:r>
                      <w:r w:rsidR="001267AA">
                        <w:rPr>
                          <w:rFonts w:hint="eastAsia"/>
                          <w:color w:val="000000" w:themeColor="text1"/>
                        </w:rPr>
                        <w:t>, PhDEE/EMBA</w:t>
                      </w:r>
                    </w:p>
                    <w:p w:rsidR="00613344" w:rsidRPr="00C7335A" w:rsidRDefault="00613344" w:rsidP="00613344">
                      <w:pPr>
                        <w:rPr>
                          <w:color w:val="000000" w:themeColor="text1"/>
                        </w:rPr>
                      </w:pPr>
                      <w:r w:rsidRPr="00C7335A">
                        <w:rPr>
                          <w:rFonts w:hint="eastAsia"/>
                          <w:color w:val="000000" w:themeColor="text1"/>
                        </w:rPr>
                        <w:t>現任職盟立自動化</w:t>
                      </w:r>
                      <w:r w:rsidRPr="00C7335A">
                        <w:rPr>
                          <w:rFonts w:hint="eastAsia"/>
                          <w:color w:val="000000" w:themeColor="text1"/>
                        </w:rPr>
                        <w:t>(</w:t>
                      </w:r>
                      <w:r w:rsidRPr="00C7335A">
                        <w:rPr>
                          <w:rFonts w:hint="eastAsia"/>
                          <w:color w:val="000000" w:themeColor="text1"/>
                        </w:rPr>
                        <w:t>股</w:t>
                      </w:r>
                      <w:r w:rsidRPr="00C7335A">
                        <w:rPr>
                          <w:rFonts w:hint="eastAsia"/>
                          <w:color w:val="000000" w:themeColor="text1"/>
                        </w:rPr>
                        <w:t>)</w:t>
                      </w:r>
                      <w:r w:rsidRPr="00C7335A">
                        <w:rPr>
                          <w:rFonts w:hint="eastAsia"/>
                          <w:color w:val="000000" w:themeColor="text1"/>
                        </w:rPr>
                        <w:t>公司副處長</w:t>
                      </w:r>
                    </w:p>
                    <w:p w:rsidR="00613344" w:rsidRPr="00C7335A" w:rsidRDefault="00613344" w:rsidP="00613344">
                      <w:pPr>
                        <w:rPr>
                          <w:color w:val="000000" w:themeColor="text1"/>
                        </w:rPr>
                      </w:pPr>
                      <w:r w:rsidRPr="00C7335A">
                        <w:rPr>
                          <w:rFonts w:hint="eastAsia"/>
                          <w:color w:val="000000" w:themeColor="text1"/>
                        </w:rPr>
                        <w:t>專長：</w:t>
                      </w:r>
                    </w:p>
                    <w:p w:rsidR="00E00D1D" w:rsidRDefault="001267AA" w:rsidP="00C64F1C">
                      <w:pPr>
                        <w:numPr>
                          <w:ilvl w:val="0"/>
                          <w:numId w:val="45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混合信號</w:t>
                      </w:r>
                      <w:r w:rsidR="0090087D">
                        <w:rPr>
                          <w:rFonts w:hint="eastAsia"/>
                          <w:color w:val="000000" w:themeColor="text1"/>
                        </w:rPr>
                        <w:t>及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類比</w:t>
                      </w:r>
                      <w:r w:rsidR="006D67D4">
                        <w:rPr>
                          <w:rFonts w:hint="eastAsia"/>
                          <w:color w:val="000000" w:themeColor="text1"/>
                        </w:rPr>
                        <w:t>模擬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設計</w:t>
                      </w:r>
                    </w:p>
                    <w:p w:rsidR="00B21C0C" w:rsidRPr="00C64F1C" w:rsidRDefault="00B21C0C" w:rsidP="00C64F1C">
                      <w:pPr>
                        <w:numPr>
                          <w:ilvl w:val="0"/>
                          <w:numId w:val="45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 xml:space="preserve">EDA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研發應用</w:t>
                      </w:r>
                    </w:p>
                    <w:p w:rsidR="00E95ABE" w:rsidRDefault="001267AA" w:rsidP="00613344">
                      <w:pPr>
                        <w:numPr>
                          <w:ilvl w:val="0"/>
                          <w:numId w:val="45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 xml:space="preserve">IEEE-TCAD/TVLSI </w:t>
                      </w:r>
                      <w:r w:rsidR="00977CC4">
                        <w:rPr>
                          <w:rFonts w:hint="eastAsia"/>
                          <w:color w:val="000000" w:themeColor="text1"/>
                        </w:rPr>
                        <w:t>論文審核委員</w:t>
                      </w:r>
                    </w:p>
                    <w:p w:rsidR="00C64F1C" w:rsidRPr="00C7335A" w:rsidRDefault="00C64F1C" w:rsidP="00613344">
                      <w:pPr>
                        <w:numPr>
                          <w:ilvl w:val="0"/>
                          <w:numId w:val="45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南加大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/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柏客來加大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/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交大校友</w:t>
                      </w:r>
                    </w:p>
                  </w:txbxContent>
                </v:textbox>
              </v:shape>
              <w10:wrap type="none"/>
              <w10:anchorlock/>
            </v:group>
          </w:pict>
        </w:r>
      </w:ins>
    </w:p>
    <w:sectPr w:rsidR="00613344" w:rsidSect="008925A9">
      <w:type w:val="continuous"/>
      <w:pgSz w:w="11906" w:h="16838"/>
      <w:pgMar w:top="1440" w:right="1800" w:bottom="1440" w:left="1800" w:header="720" w:footer="720" w:gutter="0"/>
      <w:cols w:num="2"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20C13" w:rsidRDefault="00120C13">
      <w:r>
        <w:separator/>
      </w:r>
    </w:p>
  </w:endnote>
  <w:endnote w:type="continuationSeparator" w:id="1">
    <w:p w:rsidR="00120C13" w:rsidRDefault="00120C1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260D" w:rsidRDefault="006E6641" w:rsidP="00D378E4">
    <w:pPr>
      <w:pStyle w:val="a7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 w:rsidR="000E260D"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0E260D" w:rsidRDefault="000E260D" w:rsidP="003F3F27">
    <w:pPr>
      <w:pStyle w:val="a7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260D" w:rsidRDefault="006E6641" w:rsidP="00D378E4">
    <w:pPr>
      <w:pStyle w:val="a7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 w:rsidR="000E260D">
      <w:rPr>
        <w:rStyle w:val="a8"/>
      </w:rPr>
      <w:instrText xml:space="preserve">PAGE  </w:instrText>
    </w:r>
    <w:r>
      <w:rPr>
        <w:rStyle w:val="a8"/>
      </w:rPr>
      <w:fldChar w:fldCharType="separate"/>
    </w:r>
    <w:r w:rsidR="00120C13">
      <w:rPr>
        <w:rStyle w:val="a8"/>
        <w:noProof/>
      </w:rPr>
      <w:t>1</w:t>
    </w:r>
    <w:r>
      <w:rPr>
        <w:rStyle w:val="a8"/>
      </w:rPr>
      <w:fldChar w:fldCharType="end"/>
    </w:r>
  </w:p>
  <w:p w:rsidR="000E260D" w:rsidRDefault="000E260D" w:rsidP="003F3F27">
    <w:pPr>
      <w:pStyle w:val="a7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20C13" w:rsidRDefault="00120C13">
      <w:r>
        <w:separator/>
      </w:r>
    </w:p>
  </w:footnote>
  <w:footnote w:type="continuationSeparator" w:id="1">
    <w:p w:rsidR="00120C13" w:rsidRDefault="00120C1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32FF3"/>
    <w:multiLevelType w:val="hybridMultilevel"/>
    <w:tmpl w:val="8C24D67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63303D3"/>
    <w:multiLevelType w:val="hybridMultilevel"/>
    <w:tmpl w:val="CF7C85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73244DD"/>
    <w:multiLevelType w:val="multilevel"/>
    <w:tmpl w:val="4E9C2142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7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5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8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32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600"/>
      </w:pPr>
      <w:rPr>
        <w:rFonts w:hint="default"/>
      </w:rPr>
    </w:lvl>
  </w:abstractNum>
  <w:abstractNum w:abstractNumId="3">
    <w:nsid w:val="07D10357"/>
    <w:multiLevelType w:val="hybridMultilevel"/>
    <w:tmpl w:val="8E76DE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09681CD7"/>
    <w:multiLevelType w:val="hybridMultilevel"/>
    <w:tmpl w:val="376ED66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0D0C347C"/>
    <w:multiLevelType w:val="hybridMultilevel"/>
    <w:tmpl w:val="269EFDF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0FE749FB"/>
    <w:multiLevelType w:val="hybridMultilevel"/>
    <w:tmpl w:val="A3604D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12672021"/>
    <w:multiLevelType w:val="hybridMultilevel"/>
    <w:tmpl w:val="A2BC768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13304A68"/>
    <w:multiLevelType w:val="hybridMultilevel"/>
    <w:tmpl w:val="7DE08D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13555C3F"/>
    <w:multiLevelType w:val="hybridMultilevel"/>
    <w:tmpl w:val="3738B5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15312908"/>
    <w:multiLevelType w:val="hybridMultilevel"/>
    <w:tmpl w:val="BF90AA0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15BF7272"/>
    <w:multiLevelType w:val="hybridMultilevel"/>
    <w:tmpl w:val="AC4C4A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18657E29"/>
    <w:multiLevelType w:val="hybridMultilevel"/>
    <w:tmpl w:val="B9FC6E90"/>
    <w:lvl w:ilvl="0" w:tplc="1E0E6E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1AC65946"/>
    <w:multiLevelType w:val="hybridMultilevel"/>
    <w:tmpl w:val="1734774C"/>
    <w:lvl w:ilvl="0" w:tplc="FFFFFFFF">
      <w:start w:val="1"/>
      <w:numFmt w:val="taiwaneseCountingThousand"/>
      <w:lvlText w:val="%1."/>
      <w:lvlJc w:val="left"/>
      <w:pPr>
        <w:tabs>
          <w:tab w:val="num" w:pos="990"/>
        </w:tabs>
        <w:ind w:left="990" w:hanging="990"/>
      </w:pPr>
      <w:rPr>
        <w:rFonts w:hint="eastAsia"/>
      </w:rPr>
    </w:lvl>
    <w:lvl w:ilvl="1" w:tplc="1A4AE10A">
      <w:start w:val="4"/>
      <w:numFmt w:val="taiwaneseCountingThousand"/>
      <w:lvlText w:val="%2、"/>
      <w:lvlJc w:val="left"/>
      <w:pPr>
        <w:tabs>
          <w:tab w:val="num" w:pos="1440"/>
        </w:tabs>
        <w:ind w:left="1440" w:hanging="9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4">
    <w:nsid w:val="1B124304"/>
    <w:multiLevelType w:val="hybridMultilevel"/>
    <w:tmpl w:val="F73A31C8"/>
    <w:lvl w:ilvl="0" w:tplc="1E0E6E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1C9B2D7D"/>
    <w:multiLevelType w:val="hybridMultilevel"/>
    <w:tmpl w:val="8D46632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1D2304F1"/>
    <w:multiLevelType w:val="hybridMultilevel"/>
    <w:tmpl w:val="15B07AB6"/>
    <w:lvl w:ilvl="0" w:tplc="FFFFFFFF">
      <w:start w:val="1"/>
      <w:numFmt w:val="taiwaneseCountingThousand"/>
      <w:lvlText w:val="%1."/>
      <w:lvlJc w:val="left"/>
      <w:pPr>
        <w:tabs>
          <w:tab w:val="num" w:pos="390"/>
        </w:tabs>
        <w:ind w:left="390" w:hanging="39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>
    <w:nsid w:val="26D4439A"/>
    <w:multiLevelType w:val="hybridMultilevel"/>
    <w:tmpl w:val="29A4C2C6"/>
    <w:lvl w:ilvl="0" w:tplc="17161B94">
      <w:numFmt w:val="bullet"/>
      <w:lvlText w:val="●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8">
    <w:nsid w:val="27A17E08"/>
    <w:multiLevelType w:val="multilevel"/>
    <w:tmpl w:val="62A23E7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>
    <w:nsid w:val="291D04F3"/>
    <w:multiLevelType w:val="hybridMultilevel"/>
    <w:tmpl w:val="15B06D82"/>
    <w:lvl w:ilvl="0" w:tplc="8EA248CC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>
    <w:nsid w:val="2BC43B06"/>
    <w:multiLevelType w:val="hybridMultilevel"/>
    <w:tmpl w:val="24BEDDC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>
    <w:nsid w:val="32E94905"/>
    <w:multiLevelType w:val="hybridMultilevel"/>
    <w:tmpl w:val="01463B2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>
    <w:nsid w:val="35B47BB0"/>
    <w:multiLevelType w:val="hybridMultilevel"/>
    <w:tmpl w:val="0ECCE3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40DE4597"/>
    <w:multiLevelType w:val="hybridMultilevel"/>
    <w:tmpl w:val="AA0C35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42CA76AB"/>
    <w:multiLevelType w:val="hybridMultilevel"/>
    <w:tmpl w:val="6B842EB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44244C12"/>
    <w:multiLevelType w:val="hybridMultilevel"/>
    <w:tmpl w:val="221842B2"/>
    <w:lvl w:ilvl="0" w:tplc="17161B94">
      <w:numFmt w:val="bullet"/>
      <w:lvlText w:val="●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6">
    <w:nsid w:val="451D37D2"/>
    <w:multiLevelType w:val="hybridMultilevel"/>
    <w:tmpl w:val="F3326D58"/>
    <w:lvl w:ilvl="0" w:tplc="E10623B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46A60773"/>
    <w:multiLevelType w:val="hybridMultilevel"/>
    <w:tmpl w:val="E57A2EB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>
    <w:nsid w:val="4A805DA7"/>
    <w:multiLevelType w:val="hybridMultilevel"/>
    <w:tmpl w:val="44E6A3FA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>
    <w:nsid w:val="4AA56AE4"/>
    <w:multiLevelType w:val="hybridMultilevel"/>
    <w:tmpl w:val="1DCA2B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>
    <w:nsid w:val="4E294299"/>
    <w:multiLevelType w:val="hybridMultilevel"/>
    <w:tmpl w:val="5AC23F50"/>
    <w:lvl w:ilvl="0" w:tplc="1E0E6E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516C729E"/>
    <w:multiLevelType w:val="hybridMultilevel"/>
    <w:tmpl w:val="D58E433C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>
    <w:nsid w:val="56DD1B5C"/>
    <w:multiLevelType w:val="hybridMultilevel"/>
    <w:tmpl w:val="864C7046"/>
    <w:lvl w:ilvl="0" w:tplc="95DECAC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FE62AB5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7AB25DCE">
      <w:start w:val="1390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428A1D3E">
      <w:start w:val="1390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4748140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CD48BBA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41723F2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290AD96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087244A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33">
    <w:nsid w:val="617755BC"/>
    <w:multiLevelType w:val="hybridMultilevel"/>
    <w:tmpl w:val="C7C8F012"/>
    <w:lvl w:ilvl="0" w:tplc="F836D662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1BFAC520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1A64EFFA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CF0137E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2B7EF1C0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DF788FE0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16AE7CD4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50EE512E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C03E93CE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>
    <w:nsid w:val="62716235"/>
    <w:multiLevelType w:val="hybridMultilevel"/>
    <w:tmpl w:val="9836BA76"/>
    <w:lvl w:ilvl="0" w:tplc="17161B94">
      <w:numFmt w:val="bullet"/>
      <w:lvlText w:val="●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5">
    <w:nsid w:val="62773FA5"/>
    <w:multiLevelType w:val="hybridMultilevel"/>
    <w:tmpl w:val="C80A9BD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63980FBC"/>
    <w:multiLevelType w:val="hybridMultilevel"/>
    <w:tmpl w:val="B62062EA"/>
    <w:lvl w:ilvl="0" w:tplc="BC082C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647D6739"/>
    <w:multiLevelType w:val="hybridMultilevel"/>
    <w:tmpl w:val="116010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>
    <w:nsid w:val="64A854F9"/>
    <w:multiLevelType w:val="hybridMultilevel"/>
    <w:tmpl w:val="D2D0FD02"/>
    <w:lvl w:ilvl="0" w:tplc="A1AAA1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67CD7C66"/>
    <w:multiLevelType w:val="hybridMultilevel"/>
    <w:tmpl w:val="A4AA968A"/>
    <w:lvl w:ilvl="0" w:tplc="0409000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05" w:tentative="1">
      <w:start w:val="1"/>
      <w:numFmt w:val="lowerRoman"/>
      <w:lvlText w:val="%3."/>
      <w:lvlJc w:val="right"/>
      <w:pPr>
        <w:ind w:left="1440" w:hanging="480"/>
      </w:pPr>
    </w:lvl>
    <w:lvl w:ilvl="3" w:tplc="04090001" w:tentative="1">
      <w:start w:val="1"/>
      <w:numFmt w:val="decimal"/>
      <w:lvlText w:val="%4."/>
      <w:lvlJc w:val="left"/>
      <w:pPr>
        <w:ind w:left="1920" w:hanging="480"/>
      </w:pPr>
    </w:lvl>
    <w:lvl w:ilvl="4" w:tplc="04090003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05" w:tentative="1">
      <w:start w:val="1"/>
      <w:numFmt w:val="lowerRoman"/>
      <w:lvlText w:val="%6."/>
      <w:lvlJc w:val="right"/>
      <w:pPr>
        <w:ind w:left="2880" w:hanging="480"/>
      </w:pPr>
    </w:lvl>
    <w:lvl w:ilvl="6" w:tplc="04090001" w:tentative="1">
      <w:start w:val="1"/>
      <w:numFmt w:val="decimal"/>
      <w:lvlText w:val="%7."/>
      <w:lvlJc w:val="left"/>
      <w:pPr>
        <w:ind w:left="3360" w:hanging="480"/>
      </w:pPr>
    </w:lvl>
    <w:lvl w:ilvl="7" w:tplc="04090003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05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69425BF4"/>
    <w:multiLevelType w:val="hybridMultilevel"/>
    <w:tmpl w:val="DC0EB62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>
    <w:nsid w:val="6BC23F89"/>
    <w:multiLevelType w:val="hybridMultilevel"/>
    <w:tmpl w:val="56F69DF6"/>
    <w:lvl w:ilvl="0" w:tplc="E92C018C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>
    <w:nsid w:val="6DD8472F"/>
    <w:multiLevelType w:val="hybridMultilevel"/>
    <w:tmpl w:val="228841EC"/>
    <w:lvl w:ilvl="0" w:tplc="04090003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>
    <w:nsid w:val="72103300"/>
    <w:multiLevelType w:val="hybridMultilevel"/>
    <w:tmpl w:val="F6ACBF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4">
    <w:nsid w:val="725C7DC6"/>
    <w:multiLevelType w:val="hybridMultilevel"/>
    <w:tmpl w:val="699291E6"/>
    <w:lvl w:ilvl="0" w:tplc="04090001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ideographTraditional"/>
      <w:lvlText w:val="%2、"/>
      <w:lvlJc w:val="left"/>
      <w:pPr>
        <w:ind w:left="1320" w:hanging="480"/>
      </w:pPr>
    </w:lvl>
    <w:lvl w:ilvl="2" w:tplc="04090005" w:tentative="1">
      <w:start w:val="1"/>
      <w:numFmt w:val="lowerRoman"/>
      <w:lvlText w:val="%3."/>
      <w:lvlJc w:val="right"/>
      <w:pPr>
        <w:ind w:left="1800" w:hanging="480"/>
      </w:pPr>
    </w:lvl>
    <w:lvl w:ilvl="3" w:tplc="04090001" w:tentative="1">
      <w:start w:val="1"/>
      <w:numFmt w:val="decimal"/>
      <w:lvlText w:val="%4."/>
      <w:lvlJc w:val="left"/>
      <w:pPr>
        <w:ind w:left="2280" w:hanging="480"/>
      </w:pPr>
    </w:lvl>
    <w:lvl w:ilvl="4" w:tplc="04090003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05" w:tentative="1">
      <w:start w:val="1"/>
      <w:numFmt w:val="lowerRoman"/>
      <w:lvlText w:val="%6."/>
      <w:lvlJc w:val="right"/>
      <w:pPr>
        <w:ind w:left="3240" w:hanging="480"/>
      </w:pPr>
    </w:lvl>
    <w:lvl w:ilvl="6" w:tplc="04090001" w:tentative="1">
      <w:start w:val="1"/>
      <w:numFmt w:val="decimal"/>
      <w:lvlText w:val="%7."/>
      <w:lvlJc w:val="left"/>
      <w:pPr>
        <w:ind w:left="3720" w:hanging="480"/>
      </w:pPr>
    </w:lvl>
    <w:lvl w:ilvl="7" w:tplc="04090003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05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5">
    <w:nsid w:val="75D0066B"/>
    <w:multiLevelType w:val="hybridMultilevel"/>
    <w:tmpl w:val="67EE8FC8"/>
    <w:lvl w:ilvl="0" w:tplc="04090003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6">
    <w:nsid w:val="784D74D6"/>
    <w:multiLevelType w:val="hybridMultilevel"/>
    <w:tmpl w:val="FE1E6EE0"/>
    <w:lvl w:ilvl="0" w:tplc="0C5A2358">
      <w:start w:val="3"/>
      <w:numFmt w:val="bullet"/>
      <w:lvlText w:val="‧"/>
      <w:lvlJc w:val="left"/>
      <w:pPr>
        <w:ind w:left="480" w:hanging="480"/>
      </w:pPr>
      <w:rPr>
        <w:rFonts w:ascii="新細明體" w:eastAsia="新細明體" w:hAnsi="Times New Roman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7">
    <w:nsid w:val="789D7000"/>
    <w:multiLevelType w:val="hybridMultilevel"/>
    <w:tmpl w:val="F9D634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45"/>
  </w:num>
  <w:num w:numId="3">
    <w:abstractNumId w:val="9"/>
  </w:num>
  <w:num w:numId="4">
    <w:abstractNumId w:val="12"/>
  </w:num>
  <w:num w:numId="5">
    <w:abstractNumId w:val="30"/>
  </w:num>
  <w:num w:numId="6">
    <w:abstractNumId w:val="14"/>
  </w:num>
  <w:num w:numId="7">
    <w:abstractNumId w:val="21"/>
  </w:num>
  <w:num w:numId="8">
    <w:abstractNumId w:val="18"/>
  </w:num>
  <w:num w:numId="9">
    <w:abstractNumId w:val="15"/>
  </w:num>
  <w:num w:numId="10">
    <w:abstractNumId w:val="4"/>
  </w:num>
  <w:num w:numId="11">
    <w:abstractNumId w:val="22"/>
  </w:num>
  <w:num w:numId="12">
    <w:abstractNumId w:val="43"/>
  </w:num>
  <w:num w:numId="13">
    <w:abstractNumId w:val="42"/>
  </w:num>
  <w:num w:numId="14">
    <w:abstractNumId w:val="33"/>
  </w:num>
  <w:num w:numId="15">
    <w:abstractNumId w:val="31"/>
  </w:num>
  <w:num w:numId="16">
    <w:abstractNumId w:val="41"/>
  </w:num>
  <w:num w:numId="17">
    <w:abstractNumId w:val="28"/>
  </w:num>
  <w:num w:numId="18">
    <w:abstractNumId w:val="7"/>
  </w:num>
  <w:num w:numId="19">
    <w:abstractNumId w:val="29"/>
  </w:num>
  <w:num w:numId="20">
    <w:abstractNumId w:val="3"/>
  </w:num>
  <w:num w:numId="21">
    <w:abstractNumId w:val="20"/>
  </w:num>
  <w:num w:numId="22">
    <w:abstractNumId w:val="8"/>
  </w:num>
  <w:num w:numId="23">
    <w:abstractNumId w:val="1"/>
  </w:num>
  <w:num w:numId="24">
    <w:abstractNumId w:val="6"/>
  </w:num>
  <w:num w:numId="25">
    <w:abstractNumId w:val="44"/>
  </w:num>
  <w:num w:numId="26">
    <w:abstractNumId w:val="39"/>
  </w:num>
  <w:num w:numId="27">
    <w:abstractNumId w:val="19"/>
  </w:num>
  <w:num w:numId="28">
    <w:abstractNumId w:val="23"/>
  </w:num>
  <w:num w:numId="29">
    <w:abstractNumId w:val="5"/>
  </w:num>
  <w:num w:numId="30">
    <w:abstractNumId w:val="11"/>
  </w:num>
  <w:num w:numId="31">
    <w:abstractNumId w:val="40"/>
  </w:num>
  <w:num w:numId="32">
    <w:abstractNumId w:val="37"/>
  </w:num>
  <w:num w:numId="33">
    <w:abstractNumId w:val="27"/>
  </w:num>
  <w:num w:numId="34">
    <w:abstractNumId w:val="16"/>
  </w:num>
  <w:num w:numId="35">
    <w:abstractNumId w:val="13"/>
  </w:num>
  <w:num w:numId="36">
    <w:abstractNumId w:val="35"/>
  </w:num>
  <w:num w:numId="37">
    <w:abstractNumId w:val="24"/>
  </w:num>
  <w:num w:numId="38">
    <w:abstractNumId w:val="26"/>
  </w:num>
  <w:num w:numId="39">
    <w:abstractNumId w:val="10"/>
  </w:num>
  <w:num w:numId="40">
    <w:abstractNumId w:val="47"/>
  </w:num>
  <w:num w:numId="41">
    <w:abstractNumId w:val="0"/>
  </w:num>
  <w:num w:numId="42">
    <w:abstractNumId w:val="32"/>
  </w:num>
  <w:num w:numId="43">
    <w:abstractNumId w:val="17"/>
  </w:num>
  <w:num w:numId="44">
    <w:abstractNumId w:val="25"/>
  </w:num>
  <w:num w:numId="45">
    <w:abstractNumId w:val="34"/>
  </w:num>
  <w:num w:numId="46">
    <w:abstractNumId w:val="38"/>
  </w:num>
  <w:num w:numId="47">
    <w:abstractNumId w:val="36"/>
  </w:num>
  <w:num w:numId="48">
    <w:abstractNumId w:val="46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stylePaneFormatFilter w:val="3F01"/>
  <w:doNotTrackMoves/>
  <w:defaultTabStop w:val="480"/>
  <w:displayHorizontalDrawingGridEvery w:val="0"/>
  <w:displayVerticalDrawingGridEvery w:val="2"/>
  <w:characterSpacingControl w:val="compressPunctuation"/>
  <w:savePreviewPicture/>
  <w:hdrShapeDefaults>
    <o:shapedefaults v:ext="edit" spidmax="36866" style="mso-position-horizontal-relative:margin;mso-position-vertical-relative:margin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FC57B4"/>
    <w:rsid w:val="000021A0"/>
    <w:rsid w:val="00004734"/>
    <w:rsid w:val="00005314"/>
    <w:rsid w:val="00006646"/>
    <w:rsid w:val="000100CE"/>
    <w:rsid w:val="000100E8"/>
    <w:rsid w:val="0001018D"/>
    <w:rsid w:val="000106A5"/>
    <w:rsid w:val="000139DF"/>
    <w:rsid w:val="00015802"/>
    <w:rsid w:val="00015C3F"/>
    <w:rsid w:val="00015F7A"/>
    <w:rsid w:val="0001627A"/>
    <w:rsid w:val="00016A08"/>
    <w:rsid w:val="000202DF"/>
    <w:rsid w:val="000212C6"/>
    <w:rsid w:val="00021DF5"/>
    <w:rsid w:val="000231CB"/>
    <w:rsid w:val="000234C9"/>
    <w:rsid w:val="0002396D"/>
    <w:rsid w:val="0002400C"/>
    <w:rsid w:val="000244F5"/>
    <w:rsid w:val="00024517"/>
    <w:rsid w:val="0002465C"/>
    <w:rsid w:val="00024701"/>
    <w:rsid w:val="000249D7"/>
    <w:rsid w:val="00026A5A"/>
    <w:rsid w:val="00027754"/>
    <w:rsid w:val="000300D8"/>
    <w:rsid w:val="00030971"/>
    <w:rsid w:val="00030D18"/>
    <w:rsid w:val="0003187D"/>
    <w:rsid w:val="00031E21"/>
    <w:rsid w:val="00032987"/>
    <w:rsid w:val="0003456B"/>
    <w:rsid w:val="00034591"/>
    <w:rsid w:val="00034A4C"/>
    <w:rsid w:val="00034E86"/>
    <w:rsid w:val="00035709"/>
    <w:rsid w:val="0003642B"/>
    <w:rsid w:val="0003657D"/>
    <w:rsid w:val="000368AF"/>
    <w:rsid w:val="00036EAE"/>
    <w:rsid w:val="00037171"/>
    <w:rsid w:val="00037768"/>
    <w:rsid w:val="0004058C"/>
    <w:rsid w:val="00041560"/>
    <w:rsid w:val="00041AA7"/>
    <w:rsid w:val="00042709"/>
    <w:rsid w:val="00042DD3"/>
    <w:rsid w:val="0004394F"/>
    <w:rsid w:val="00044F2D"/>
    <w:rsid w:val="0004510E"/>
    <w:rsid w:val="00045745"/>
    <w:rsid w:val="00045D58"/>
    <w:rsid w:val="0004637B"/>
    <w:rsid w:val="00047015"/>
    <w:rsid w:val="00047D81"/>
    <w:rsid w:val="0005008F"/>
    <w:rsid w:val="00051DE1"/>
    <w:rsid w:val="0005258F"/>
    <w:rsid w:val="000529C1"/>
    <w:rsid w:val="00052BCA"/>
    <w:rsid w:val="00052D57"/>
    <w:rsid w:val="00053125"/>
    <w:rsid w:val="00053511"/>
    <w:rsid w:val="00053BAC"/>
    <w:rsid w:val="00053ECC"/>
    <w:rsid w:val="0005427F"/>
    <w:rsid w:val="00055372"/>
    <w:rsid w:val="000565EA"/>
    <w:rsid w:val="0005707B"/>
    <w:rsid w:val="0005755F"/>
    <w:rsid w:val="00057B5A"/>
    <w:rsid w:val="00057C5A"/>
    <w:rsid w:val="00060AEC"/>
    <w:rsid w:val="00061070"/>
    <w:rsid w:val="00061680"/>
    <w:rsid w:val="00061A8C"/>
    <w:rsid w:val="00061ABF"/>
    <w:rsid w:val="00061B89"/>
    <w:rsid w:val="00061CFF"/>
    <w:rsid w:val="000626B5"/>
    <w:rsid w:val="00062D9D"/>
    <w:rsid w:val="0006528A"/>
    <w:rsid w:val="000652D1"/>
    <w:rsid w:val="00065A63"/>
    <w:rsid w:val="00065C7A"/>
    <w:rsid w:val="00065DE4"/>
    <w:rsid w:val="00066407"/>
    <w:rsid w:val="0006796A"/>
    <w:rsid w:val="000703D6"/>
    <w:rsid w:val="00070FE4"/>
    <w:rsid w:val="00071880"/>
    <w:rsid w:val="00071B7A"/>
    <w:rsid w:val="00072289"/>
    <w:rsid w:val="00072D0B"/>
    <w:rsid w:val="00072D53"/>
    <w:rsid w:val="0007323D"/>
    <w:rsid w:val="00073913"/>
    <w:rsid w:val="00074685"/>
    <w:rsid w:val="00074AF9"/>
    <w:rsid w:val="00074E95"/>
    <w:rsid w:val="00075E6D"/>
    <w:rsid w:val="00077540"/>
    <w:rsid w:val="0008184E"/>
    <w:rsid w:val="000820E5"/>
    <w:rsid w:val="0008314C"/>
    <w:rsid w:val="0008357B"/>
    <w:rsid w:val="00083991"/>
    <w:rsid w:val="00083A0B"/>
    <w:rsid w:val="000846DA"/>
    <w:rsid w:val="00085DE4"/>
    <w:rsid w:val="00090C66"/>
    <w:rsid w:val="00091391"/>
    <w:rsid w:val="000921C0"/>
    <w:rsid w:val="000921FA"/>
    <w:rsid w:val="0009244D"/>
    <w:rsid w:val="000924E4"/>
    <w:rsid w:val="00093992"/>
    <w:rsid w:val="00093FB8"/>
    <w:rsid w:val="000940B0"/>
    <w:rsid w:val="000940C8"/>
    <w:rsid w:val="0009588A"/>
    <w:rsid w:val="00095A3B"/>
    <w:rsid w:val="00096174"/>
    <w:rsid w:val="000A0290"/>
    <w:rsid w:val="000A2AF1"/>
    <w:rsid w:val="000A3259"/>
    <w:rsid w:val="000A377A"/>
    <w:rsid w:val="000A3C2F"/>
    <w:rsid w:val="000A3C36"/>
    <w:rsid w:val="000A540D"/>
    <w:rsid w:val="000A65A9"/>
    <w:rsid w:val="000A6850"/>
    <w:rsid w:val="000B01E8"/>
    <w:rsid w:val="000B04E7"/>
    <w:rsid w:val="000B1824"/>
    <w:rsid w:val="000B1E3B"/>
    <w:rsid w:val="000B22A6"/>
    <w:rsid w:val="000B22EC"/>
    <w:rsid w:val="000B2EFD"/>
    <w:rsid w:val="000B3312"/>
    <w:rsid w:val="000B4535"/>
    <w:rsid w:val="000B4FB8"/>
    <w:rsid w:val="000B5D6D"/>
    <w:rsid w:val="000B6073"/>
    <w:rsid w:val="000B63A4"/>
    <w:rsid w:val="000B696B"/>
    <w:rsid w:val="000B6B21"/>
    <w:rsid w:val="000B7076"/>
    <w:rsid w:val="000B7C16"/>
    <w:rsid w:val="000C008E"/>
    <w:rsid w:val="000C085B"/>
    <w:rsid w:val="000C1470"/>
    <w:rsid w:val="000C23EE"/>
    <w:rsid w:val="000C39B9"/>
    <w:rsid w:val="000C40CE"/>
    <w:rsid w:val="000C4F58"/>
    <w:rsid w:val="000C5E9A"/>
    <w:rsid w:val="000C606A"/>
    <w:rsid w:val="000D0FA0"/>
    <w:rsid w:val="000D123C"/>
    <w:rsid w:val="000D199B"/>
    <w:rsid w:val="000D26D7"/>
    <w:rsid w:val="000D2D66"/>
    <w:rsid w:val="000D3656"/>
    <w:rsid w:val="000D3A0E"/>
    <w:rsid w:val="000D3B40"/>
    <w:rsid w:val="000D606F"/>
    <w:rsid w:val="000D660C"/>
    <w:rsid w:val="000D6E6E"/>
    <w:rsid w:val="000D6EAE"/>
    <w:rsid w:val="000E0EFE"/>
    <w:rsid w:val="000E0FB2"/>
    <w:rsid w:val="000E1CA8"/>
    <w:rsid w:val="000E260D"/>
    <w:rsid w:val="000E355F"/>
    <w:rsid w:val="000E3725"/>
    <w:rsid w:val="000E4188"/>
    <w:rsid w:val="000E5C9D"/>
    <w:rsid w:val="000E64DD"/>
    <w:rsid w:val="000E6D0F"/>
    <w:rsid w:val="000F0A45"/>
    <w:rsid w:val="000F10B2"/>
    <w:rsid w:val="000F152F"/>
    <w:rsid w:val="000F19FE"/>
    <w:rsid w:val="000F344F"/>
    <w:rsid w:val="000F3E74"/>
    <w:rsid w:val="000F44F3"/>
    <w:rsid w:val="000F4689"/>
    <w:rsid w:val="000F48AB"/>
    <w:rsid w:val="000F4C9E"/>
    <w:rsid w:val="000F4D91"/>
    <w:rsid w:val="000F50FB"/>
    <w:rsid w:val="000F5633"/>
    <w:rsid w:val="000F658C"/>
    <w:rsid w:val="000F7B8B"/>
    <w:rsid w:val="000F7E03"/>
    <w:rsid w:val="00101769"/>
    <w:rsid w:val="001025AD"/>
    <w:rsid w:val="00102AD8"/>
    <w:rsid w:val="00102BDA"/>
    <w:rsid w:val="00103C4A"/>
    <w:rsid w:val="00104A1F"/>
    <w:rsid w:val="0010504D"/>
    <w:rsid w:val="001059A4"/>
    <w:rsid w:val="001073BD"/>
    <w:rsid w:val="0010743B"/>
    <w:rsid w:val="00107872"/>
    <w:rsid w:val="001103E0"/>
    <w:rsid w:val="00110679"/>
    <w:rsid w:val="001111C4"/>
    <w:rsid w:val="001115BA"/>
    <w:rsid w:val="00111970"/>
    <w:rsid w:val="00112891"/>
    <w:rsid w:val="00112DDF"/>
    <w:rsid w:val="00112E81"/>
    <w:rsid w:val="00112F1C"/>
    <w:rsid w:val="001135D4"/>
    <w:rsid w:val="00113BEF"/>
    <w:rsid w:val="001142F8"/>
    <w:rsid w:val="00114631"/>
    <w:rsid w:val="00116111"/>
    <w:rsid w:val="00116144"/>
    <w:rsid w:val="001171D4"/>
    <w:rsid w:val="00117AD8"/>
    <w:rsid w:val="00117C9B"/>
    <w:rsid w:val="00120056"/>
    <w:rsid w:val="00120C13"/>
    <w:rsid w:val="00121076"/>
    <w:rsid w:val="001211CF"/>
    <w:rsid w:val="00121482"/>
    <w:rsid w:val="00122430"/>
    <w:rsid w:val="001226BA"/>
    <w:rsid w:val="00122B16"/>
    <w:rsid w:val="001239C6"/>
    <w:rsid w:val="001241D6"/>
    <w:rsid w:val="001266A7"/>
    <w:rsid w:val="001267AA"/>
    <w:rsid w:val="00127214"/>
    <w:rsid w:val="00127317"/>
    <w:rsid w:val="001277CD"/>
    <w:rsid w:val="001279EC"/>
    <w:rsid w:val="00130FE9"/>
    <w:rsid w:val="00133B98"/>
    <w:rsid w:val="00133C1A"/>
    <w:rsid w:val="00133F2F"/>
    <w:rsid w:val="00134F93"/>
    <w:rsid w:val="00135C15"/>
    <w:rsid w:val="00135C44"/>
    <w:rsid w:val="00135EEE"/>
    <w:rsid w:val="00136444"/>
    <w:rsid w:val="001368A0"/>
    <w:rsid w:val="00137EC6"/>
    <w:rsid w:val="00140371"/>
    <w:rsid w:val="00141239"/>
    <w:rsid w:val="001412B0"/>
    <w:rsid w:val="00141824"/>
    <w:rsid w:val="00141AF2"/>
    <w:rsid w:val="00141B9C"/>
    <w:rsid w:val="001422E0"/>
    <w:rsid w:val="001443F1"/>
    <w:rsid w:val="0014440B"/>
    <w:rsid w:val="00144F24"/>
    <w:rsid w:val="0014514C"/>
    <w:rsid w:val="0014523D"/>
    <w:rsid w:val="00145E27"/>
    <w:rsid w:val="00146351"/>
    <w:rsid w:val="0014674C"/>
    <w:rsid w:val="001471D3"/>
    <w:rsid w:val="0014778C"/>
    <w:rsid w:val="00151122"/>
    <w:rsid w:val="00151468"/>
    <w:rsid w:val="0015316B"/>
    <w:rsid w:val="001555D0"/>
    <w:rsid w:val="00155F23"/>
    <w:rsid w:val="001562E1"/>
    <w:rsid w:val="001563FD"/>
    <w:rsid w:val="00156765"/>
    <w:rsid w:val="0015774C"/>
    <w:rsid w:val="00157853"/>
    <w:rsid w:val="00160235"/>
    <w:rsid w:val="00161047"/>
    <w:rsid w:val="00161302"/>
    <w:rsid w:val="00162138"/>
    <w:rsid w:val="00162951"/>
    <w:rsid w:val="00162B69"/>
    <w:rsid w:val="00163A87"/>
    <w:rsid w:val="0016434C"/>
    <w:rsid w:val="00164544"/>
    <w:rsid w:val="00164EDF"/>
    <w:rsid w:val="00165DA0"/>
    <w:rsid w:val="00166EC1"/>
    <w:rsid w:val="0016775D"/>
    <w:rsid w:val="00167C7C"/>
    <w:rsid w:val="0017077C"/>
    <w:rsid w:val="0017107A"/>
    <w:rsid w:val="00172F5F"/>
    <w:rsid w:val="001739E3"/>
    <w:rsid w:val="00175699"/>
    <w:rsid w:val="001766BF"/>
    <w:rsid w:val="00176A03"/>
    <w:rsid w:val="00176D47"/>
    <w:rsid w:val="00177619"/>
    <w:rsid w:val="00177746"/>
    <w:rsid w:val="00177FF6"/>
    <w:rsid w:val="001808B7"/>
    <w:rsid w:val="00181772"/>
    <w:rsid w:val="0018379B"/>
    <w:rsid w:val="00184728"/>
    <w:rsid w:val="00184B67"/>
    <w:rsid w:val="00185A65"/>
    <w:rsid w:val="00186152"/>
    <w:rsid w:val="001864AD"/>
    <w:rsid w:val="001909A5"/>
    <w:rsid w:val="00190A2D"/>
    <w:rsid w:val="00190BBC"/>
    <w:rsid w:val="00190FD6"/>
    <w:rsid w:val="00191524"/>
    <w:rsid w:val="001915D4"/>
    <w:rsid w:val="001919FE"/>
    <w:rsid w:val="00192C57"/>
    <w:rsid w:val="00192DA5"/>
    <w:rsid w:val="00193095"/>
    <w:rsid w:val="001942DF"/>
    <w:rsid w:val="001977BE"/>
    <w:rsid w:val="00197F8B"/>
    <w:rsid w:val="001A051C"/>
    <w:rsid w:val="001A195C"/>
    <w:rsid w:val="001A2A93"/>
    <w:rsid w:val="001A3241"/>
    <w:rsid w:val="001A3255"/>
    <w:rsid w:val="001A37E7"/>
    <w:rsid w:val="001A3CC5"/>
    <w:rsid w:val="001A4D80"/>
    <w:rsid w:val="001A58B7"/>
    <w:rsid w:val="001A5DD9"/>
    <w:rsid w:val="001A5FD3"/>
    <w:rsid w:val="001A6A0B"/>
    <w:rsid w:val="001A6B41"/>
    <w:rsid w:val="001A77D0"/>
    <w:rsid w:val="001A7AED"/>
    <w:rsid w:val="001B028F"/>
    <w:rsid w:val="001B07D7"/>
    <w:rsid w:val="001B2297"/>
    <w:rsid w:val="001B3006"/>
    <w:rsid w:val="001B48DC"/>
    <w:rsid w:val="001B5053"/>
    <w:rsid w:val="001B5319"/>
    <w:rsid w:val="001B5F64"/>
    <w:rsid w:val="001B6397"/>
    <w:rsid w:val="001B6448"/>
    <w:rsid w:val="001B6958"/>
    <w:rsid w:val="001B6B8B"/>
    <w:rsid w:val="001B7320"/>
    <w:rsid w:val="001B742E"/>
    <w:rsid w:val="001B7F52"/>
    <w:rsid w:val="001C2EE1"/>
    <w:rsid w:val="001C39BF"/>
    <w:rsid w:val="001C4FF8"/>
    <w:rsid w:val="001D1867"/>
    <w:rsid w:val="001D1FCB"/>
    <w:rsid w:val="001D2D3E"/>
    <w:rsid w:val="001D3A71"/>
    <w:rsid w:val="001D4B98"/>
    <w:rsid w:val="001D4DDF"/>
    <w:rsid w:val="001D50AC"/>
    <w:rsid w:val="001D5D4A"/>
    <w:rsid w:val="001D5FE2"/>
    <w:rsid w:val="001D6C0F"/>
    <w:rsid w:val="001D7C05"/>
    <w:rsid w:val="001D7E02"/>
    <w:rsid w:val="001E0306"/>
    <w:rsid w:val="001E15BF"/>
    <w:rsid w:val="001E2365"/>
    <w:rsid w:val="001E2C08"/>
    <w:rsid w:val="001E385C"/>
    <w:rsid w:val="001E3A50"/>
    <w:rsid w:val="001E4B95"/>
    <w:rsid w:val="001E5B42"/>
    <w:rsid w:val="001E65B8"/>
    <w:rsid w:val="001E6925"/>
    <w:rsid w:val="001E6C2D"/>
    <w:rsid w:val="001E6EA1"/>
    <w:rsid w:val="001E7498"/>
    <w:rsid w:val="001E7F17"/>
    <w:rsid w:val="001E7F8D"/>
    <w:rsid w:val="001F00FF"/>
    <w:rsid w:val="001F3139"/>
    <w:rsid w:val="001F3F40"/>
    <w:rsid w:val="001F4A76"/>
    <w:rsid w:val="001F5667"/>
    <w:rsid w:val="001F56F3"/>
    <w:rsid w:val="001F5EE4"/>
    <w:rsid w:val="001F6B40"/>
    <w:rsid w:val="002002AA"/>
    <w:rsid w:val="002004DC"/>
    <w:rsid w:val="00200B90"/>
    <w:rsid w:val="00200E50"/>
    <w:rsid w:val="002016C5"/>
    <w:rsid w:val="002043F8"/>
    <w:rsid w:val="002047E5"/>
    <w:rsid w:val="002048C0"/>
    <w:rsid w:val="00204F18"/>
    <w:rsid w:val="00205112"/>
    <w:rsid w:val="0020567C"/>
    <w:rsid w:val="00205B4F"/>
    <w:rsid w:val="0020623A"/>
    <w:rsid w:val="00206CB3"/>
    <w:rsid w:val="00207A0A"/>
    <w:rsid w:val="00207BAB"/>
    <w:rsid w:val="00210ABD"/>
    <w:rsid w:val="002114E9"/>
    <w:rsid w:val="00211FEE"/>
    <w:rsid w:val="00213330"/>
    <w:rsid w:val="0021351C"/>
    <w:rsid w:val="002144F5"/>
    <w:rsid w:val="002147AB"/>
    <w:rsid w:val="0021600C"/>
    <w:rsid w:val="00216045"/>
    <w:rsid w:val="0021613D"/>
    <w:rsid w:val="00220518"/>
    <w:rsid w:val="00221454"/>
    <w:rsid w:val="0022174A"/>
    <w:rsid w:val="00221E35"/>
    <w:rsid w:val="002229EF"/>
    <w:rsid w:val="00223B5F"/>
    <w:rsid w:val="00224CE2"/>
    <w:rsid w:val="00224FC5"/>
    <w:rsid w:val="00225F00"/>
    <w:rsid w:val="002263AD"/>
    <w:rsid w:val="00227956"/>
    <w:rsid w:val="002279F8"/>
    <w:rsid w:val="00231545"/>
    <w:rsid w:val="00232B5E"/>
    <w:rsid w:val="00233088"/>
    <w:rsid w:val="0023342F"/>
    <w:rsid w:val="00234846"/>
    <w:rsid w:val="00234EFF"/>
    <w:rsid w:val="0023663B"/>
    <w:rsid w:val="00237026"/>
    <w:rsid w:val="00241530"/>
    <w:rsid w:val="002428CC"/>
    <w:rsid w:val="00242B83"/>
    <w:rsid w:val="00242C81"/>
    <w:rsid w:val="00243117"/>
    <w:rsid w:val="002442EB"/>
    <w:rsid w:val="002442F6"/>
    <w:rsid w:val="0024481E"/>
    <w:rsid w:val="00244CF9"/>
    <w:rsid w:val="002452B9"/>
    <w:rsid w:val="002453B2"/>
    <w:rsid w:val="00245B8D"/>
    <w:rsid w:val="00245CD6"/>
    <w:rsid w:val="002468F5"/>
    <w:rsid w:val="00247468"/>
    <w:rsid w:val="00247654"/>
    <w:rsid w:val="00247AE3"/>
    <w:rsid w:val="0025167C"/>
    <w:rsid w:val="00252F61"/>
    <w:rsid w:val="0025382D"/>
    <w:rsid w:val="00253CE3"/>
    <w:rsid w:val="0025450C"/>
    <w:rsid w:val="00255F6E"/>
    <w:rsid w:val="00256BCC"/>
    <w:rsid w:val="00256EF8"/>
    <w:rsid w:val="002606CE"/>
    <w:rsid w:val="00260927"/>
    <w:rsid w:val="002619DB"/>
    <w:rsid w:val="002620B6"/>
    <w:rsid w:val="0026337A"/>
    <w:rsid w:val="002653DA"/>
    <w:rsid w:val="00266032"/>
    <w:rsid w:val="002669D6"/>
    <w:rsid w:val="00266B38"/>
    <w:rsid w:val="00266FAE"/>
    <w:rsid w:val="0027083C"/>
    <w:rsid w:val="002708B4"/>
    <w:rsid w:val="002708D8"/>
    <w:rsid w:val="00272763"/>
    <w:rsid w:val="00272C97"/>
    <w:rsid w:val="00272FF7"/>
    <w:rsid w:val="00274D8E"/>
    <w:rsid w:val="00276DC6"/>
    <w:rsid w:val="00277371"/>
    <w:rsid w:val="0027770A"/>
    <w:rsid w:val="0028073D"/>
    <w:rsid w:val="0028135B"/>
    <w:rsid w:val="002820FF"/>
    <w:rsid w:val="002824A2"/>
    <w:rsid w:val="002833A5"/>
    <w:rsid w:val="00284601"/>
    <w:rsid w:val="00284988"/>
    <w:rsid w:val="002850F2"/>
    <w:rsid w:val="00286568"/>
    <w:rsid w:val="00286ADC"/>
    <w:rsid w:val="0029017F"/>
    <w:rsid w:val="00290D3C"/>
    <w:rsid w:val="00290EB0"/>
    <w:rsid w:val="00291C40"/>
    <w:rsid w:val="00292105"/>
    <w:rsid w:val="00293B85"/>
    <w:rsid w:val="00293C3D"/>
    <w:rsid w:val="00294DCC"/>
    <w:rsid w:val="00294E88"/>
    <w:rsid w:val="00294EE9"/>
    <w:rsid w:val="00296935"/>
    <w:rsid w:val="002973DA"/>
    <w:rsid w:val="002A0956"/>
    <w:rsid w:val="002A14A8"/>
    <w:rsid w:val="002A14AD"/>
    <w:rsid w:val="002A1E10"/>
    <w:rsid w:val="002A1F26"/>
    <w:rsid w:val="002A200B"/>
    <w:rsid w:val="002A2439"/>
    <w:rsid w:val="002A24B0"/>
    <w:rsid w:val="002A67D9"/>
    <w:rsid w:val="002A6BCB"/>
    <w:rsid w:val="002A74DA"/>
    <w:rsid w:val="002B01D0"/>
    <w:rsid w:val="002B0AFA"/>
    <w:rsid w:val="002B114A"/>
    <w:rsid w:val="002B30C2"/>
    <w:rsid w:val="002B441C"/>
    <w:rsid w:val="002B46EC"/>
    <w:rsid w:val="002B49F2"/>
    <w:rsid w:val="002B5B1C"/>
    <w:rsid w:val="002B60B4"/>
    <w:rsid w:val="002B6A32"/>
    <w:rsid w:val="002B6EFA"/>
    <w:rsid w:val="002B7C7D"/>
    <w:rsid w:val="002C0E86"/>
    <w:rsid w:val="002C1132"/>
    <w:rsid w:val="002C25FD"/>
    <w:rsid w:val="002C2F33"/>
    <w:rsid w:val="002C3116"/>
    <w:rsid w:val="002C3135"/>
    <w:rsid w:val="002C3BAC"/>
    <w:rsid w:val="002C57E9"/>
    <w:rsid w:val="002C5F57"/>
    <w:rsid w:val="002C65D4"/>
    <w:rsid w:val="002C67E7"/>
    <w:rsid w:val="002C7206"/>
    <w:rsid w:val="002C7565"/>
    <w:rsid w:val="002C79DD"/>
    <w:rsid w:val="002C7BE8"/>
    <w:rsid w:val="002D0B8D"/>
    <w:rsid w:val="002D0E3C"/>
    <w:rsid w:val="002D10E0"/>
    <w:rsid w:val="002D1E9C"/>
    <w:rsid w:val="002D2417"/>
    <w:rsid w:val="002D2AD2"/>
    <w:rsid w:val="002D3590"/>
    <w:rsid w:val="002D36D6"/>
    <w:rsid w:val="002D3BC7"/>
    <w:rsid w:val="002D3D4A"/>
    <w:rsid w:val="002D3E45"/>
    <w:rsid w:val="002D464A"/>
    <w:rsid w:val="002D4E63"/>
    <w:rsid w:val="002D5171"/>
    <w:rsid w:val="002D7D9E"/>
    <w:rsid w:val="002E0573"/>
    <w:rsid w:val="002E13CB"/>
    <w:rsid w:val="002E225B"/>
    <w:rsid w:val="002E33EF"/>
    <w:rsid w:val="002E4686"/>
    <w:rsid w:val="002E6FFF"/>
    <w:rsid w:val="002F07A0"/>
    <w:rsid w:val="002F197D"/>
    <w:rsid w:val="002F22FA"/>
    <w:rsid w:val="002F2349"/>
    <w:rsid w:val="002F2817"/>
    <w:rsid w:val="002F38BE"/>
    <w:rsid w:val="002F4BA2"/>
    <w:rsid w:val="002F573F"/>
    <w:rsid w:val="002F68E7"/>
    <w:rsid w:val="003025FB"/>
    <w:rsid w:val="003027D4"/>
    <w:rsid w:val="00302DCC"/>
    <w:rsid w:val="00303187"/>
    <w:rsid w:val="00303EFB"/>
    <w:rsid w:val="003044EB"/>
    <w:rsid w:val="00305607"/>
    <w:rsid w:val="00306DB5"/>
    <w:rsid w:val="00310A67"/>
    <w:rsid w:val="00312095"/>
    <w:rsid w:val="0031229D"/>
    <w:rsid w:val="00313146"/>
    <w:rsid w:val="003143B6"/>
    <w:rsid w:val="00316013"/>
    <w:rsid w:val="00316AAD"/>
    <w:rsid w:val="00317134"/>
    <w:rsid w:val="003172D6"/>
    <w:rsid w:val="003203C5"/>
    <w:rsid w:val="003204DC"/>
    <w:rsid w:val="00320CDB"/>
    <w:rsid w:val="0032109E"/>
    <w:rsid w:val="00322A47"/>
    <w:rsid w:val="00322CA0"/>
    <w:rsid w:val="003237EC"/>
    <w:rsid w:val="00324688"/>
    <w:rsid w:val="00324D53"/>
    <w:rsid w:val="003251A8"/>
    <w:rsid w:val="00325A2B"/>
    <w:rsid w:val="00325C08"/>
    <w:rsid w:val="0032647B"/>
    <w:rsid w:val="00326D14"/>
    <w:rsid w:val="00327AE8"/>
    <w:rsid w:val="00327B63"/>
    <w:rsid w:val="0033019D"/>
    <w:rsid w:val="003301FF"/>
    <w:rsid w:val="00330A04"/>
    <w:rsid w:val="003310C3"/>
    <w:rsid w:val="00331396"/>
    <w:rsid w:val="003339CF"/>
    <w:rsid w:val="00333E7C"/>
    <w:rsid w:val="00334467"/>
    <w:rsid w:val="003349D7"/>
    <w:rsid w:val="00334C23"/>
    <w:rsid w:val="00335903"/>
    <w:rsid w:val="00335B57"/>
    <w:rsid w:val="0033666C"/>
    <w:rsid w:val="00336B4B"/>
    <w:rsid w:val="00337357"/>
    <w:rsid w:val="00337A8C"/>
    <w:rsid w:val="00343404"/>
    <w:rsid w:val="003458CE"/>
    <w:rsid w:val="00345D4C"/>
    <w:rsid w:val="00345E46"/>
    <w:rsid w:val="00345FDD"/>
    <w:rsid w:val="00346632"/>
    <w:rsid w:val="00347415"/>
    <w:rsid w:val="0034780E"/>
    <w:rsid w:val="00347ECF"/>
    <w:rsid w:val="003500FC"/>
    <w:rsid w:val="0035016E"/>
    <w:rsid w:val="0035140E"/>
    <w:rsid w:val="00351C91"/>
    <w:rsid w:val="00351F4D"/>
    <w:rsid w:val="00352132"/>
    <w:rsid w:val="00353992"/>
    <w:rsid w:val="0035401F"/>
    <w:rsid w:val="0035428D"/>
    <w:rsid w:val="003542E6"/>
    <w:rsid w:val="00354487"/>
    <w:rsid w:val="00354D41"/>
    <w:rsid w:val="0035650F"/>
    <w:rsid w:val="00357C7E"/>
    <w:rsid w:val="00357E1E"/>
    <w:rsid w:val="00357F53"/>
    <w:rsid w:val="00361991"/>
    <w:rsid w:val="00362FBF"/>
    <w:rsid w:val="003635A0"/>
    <w:rsid w:val="00363977"/>
    <w:rsid w:val="0036452F"/>
    <w:rsid w:val="0036460D"/>
    <w:rsid w:val="003646E1"/>
    <w:rsid w:val="00364999"/>
    <w:rsid w:val="00366FAA"/>
    <w:rsid w:val="003710E0"/>
    <w:rsid w:val="0037309A"/>
    <w:rsid w:val="003731FC"/>
    <w:rsid w:val="0037381C"/>
    <w:rsid w:val="00373A26"/>
    <w:rsid w:val="003743DD"/>
    <w:rsid w:val="00376236"/>
    <w:rsid w:val="003763E6"/>
    <w:rsid w:val="0037704E"/>
    <w:rsid w:val="00377A85"/>
    <w:rsid w:val="0038020A"/>
    <w:rsid w:val="00380610"/>
    <w:rsid w:val="003806EC"/>
    <w:rsid w:val="00380BDE"/>
    <w:rsid w:val="0038191E"/>
    <w:rsid w:val="00382E46"/>
    <w:rsid w:val="00382E7A"/>
    <w:rsid w:val="00386507"/>
    <w:rsid w:val="003867E0"/>
    <w:rsid w:val="00387363"/>
    <w:rsid w:val="00387BE5"/>
    <w:rsid w:val="00387D29"/>
    <w:rsid w:val="00390BBF"/>
    <w:rsid w:val="00391185"/>
    <w:rsid w:val="00392F7A"/>
    <w:rsid w:val="0039301B"/>
    <w:rsid w:val="00393609"/>
    <w:rsid w:val="00394DB1"/>
    <w:rsid w:val="00394E7F"/>
    <w:rsid w:val="003951AF"/>
    <w:rsid w:val="003961BD"/>
    <w:rsid w:val="00396487"/>
    <w:rsid w:val="00396B4E"/>
    <w:rsid w:val="0039747B"/>
    <w:rsid w:val="003977D4"/>
    <w:rsid w:val="00397BA1"/>
    <w:rsid w:val="003A0598"/>
    <w:rsid w:val="003A11CE"/>
    <w:rsid w:val="003A48B1"/>
    <w:rsid w:val="003A7F39"/>
    <w:rsid w:val="003B12C9"/>
    <w:rsid w:val="003B1B00"/>
    <w:rsid w:val="003B2DC2"/>
    <w:rsid w:val="003B3AAC"/>
    <w:rsid w:val="003B3B01"/>
    <w:rsid w:val="003B40A5"/>
    <w:rsid w:val="003B48F1"/>
    <w:rsid w:val="003B56B9"/>
    <w:rsid w:val="003B63CF"/>
    <w:rsid w:val="003B7205"/>
    <w:rsid w:val="003B7585"/>
    <w:rsid w:val="003C0520"/>
    <w:rsid w:val="003C22A1"/>
    <w:rsid w:val="003C2C99"/>
    <w:rsid w:val="003C324E"/>
    <w:rsid w:val="003C3E6C"/>
    <w:rsid w:val="003C4013"/>
    <w:rsid w:val="003C40C4"/>
    <w:rsid w:val="003C56BB"/>
    <w:rsid w:val="003C5FCE"/>
    <w:rsid w:val="003C62D7"/>
    <w:rsid w:val="003C6938"/>
    <w:rsid w:val="003C75BE"/>
    <w:rsid w:val="003C7E37"/>
    <w:rsid w:val="003D0146"/>
    <w:rsid w:val="003D1520"/>
    <w:rsid w:val="003D1B14"/>
    <w:rsid w:val="003D22C3"/>
    <w:rsid w:val="003D2BB4"/>
    <w:rsid w:val="003D311D"/>
    <w:rsid w:val="003D33EB"/>
    <w:rsid w:val="003D3DB7"/>
    <w:rsid w:val="003D3E80"/>
    <w:rsid w:val="003D5423"/>
    <w:rsid w:val="003D6DE2"/>
    <w:rsid w:val="003D7AA6"/>
    <w:rsid w:val="003E07C4"/>
    <w:rsid w:val="003E092B"/>
    <w:rsid w:val="003E0A4C"/>
    <w:rsid w:val="003E1D46"/>
    <w:rsid w:val="003E2DAD"/>
    <w:rsid w:val="003E376C"/>
    <w:rsid w:val="003E3952"/>
    <w:rsid w:val="003E4F3D"/>
    <w:rsid w:val="003E6080"/>
    <w:rsid w:val="003E61C3"/>
    <w:rsid w:val="003E7943"/>
    <w:rsid w:val="003E7F42"/>
    <w:rsid w:val="003F012F"/>
    <w:rsid w:val="003F0C3E"/>
    <w:rsid w:val="003F1057"/>
    <w:rsid w:val="003F1D69"/>
    <w:rsid w:val="003F2BD5"/>
    <w:rsid w:val="003F33CF"/>
    <w:rsid w:val="003F3F27"/>
    <w:rsid w:val="003F3FDC"/>
    <w:rsid w:val="003F42EB"/>
    <w:rsid w:val="003F4305"/>
    <w:rsid w:val="003F45EB"/>
    <w:rsid w:val="003F5A1C"/>
    <w:rsid w:val="003F5C4D"/>
    <w:rsid w:val="003F706F"/>
    <w:rsid w:val="00401017"/>
    <w:rsid w:val="004012CD"/>
    <w:rsid w:val="00401698"/>
    <w:rsid w:val="0040173E"/>
    <w:rsid w:val="004025A0"/>
    <w:rsid w:val="00402CED"/>
    <w:rsid w:val="00404075"/>
    <w:rsid w:val="0040447C"/>
    <w:rsid w:val="00405369"/>
    <w:rsid w:val="00405691"/>
    <w:rsid w:val="00405838"/>
    <w:rsid w:val="00405A36"/>
    <w:rsid w:val="00406853"/>
    <w:rsid w:val="00407E13"/>
    <w:rsid w:val="00410903"/>
    <w:rsid w:val="00410953"/>
    <w:rsid w:val="00410A32"/>
    <w:rsid w:val="004115F6"/>
    <w:rsid w:val="00412B32"/>
    <w:rsid w:val="004137A3"/>
    <w:rsid w:val="004145C4"/>
    <w:rsid w:val="00414FDB"/>
    <w:rsid w:val="0041562A"/>
    <w:rsid w:val="004156DB"/>
    <w:rsid w:val="004159A5"/>
    <w:rsid w:val="00415DC3"/>
    <w:rsid w:val="0041601B"/>
    <w:rsid w:val="0041743D"/>
    <w:rsid w:val="00417460"/>
    <w:rsid w:val="0041764D"/>
    <w:rsid w:val="004204C8"/>
    <w:rsid w:val="0042087E"/>
    <w:rsid w:val="00420AE6"/>
    <w:rsid w:val="00420B20"/>
    <w:rsid w:val="00420E85"/>
    <w:rsid w:val="00420EE3"/>
    <w:rsid w:val="00421976"/>
    <w:rsid w:val="004225FC"/>
    <w:rsid w:val="00422831"/>
    <w:rsid w:val="00422E77"/>
    <w:rsid w:val="004244CA"/>
    <w:rsid w:val="004257C7"/>
    <w:rsid w:val="00426522"/>
    <w:rsid w:val="0042710D"/>
    <w:rsid w:val="00427BB1"/>
    <w:rsid w:val="00430CBE"/>
    <w:rsid w:val="00430F04"/>
    <w:rsid w:val="00431E81"/>
    <w:rsid w:val="00432C82"/>
    <w:rsid w:val="00433E8E"/>
    <w:rsid w:val="00434BC7"/>
    <w:rsid w:val="004353B6"/>
    <w:rsid w:val="004359DA"/>
    <w:rsid w:val="00435B88"/>
    <w:rsid w:val="00435FAE"/>
    <w:rsid w:val="00436BDB"/>
    <w:rsid w:val="00440119"/>
    <w:rsid w:val="0044069B"/>
    <w:rsid w:val="00441222"/>
    <w:rsid w:val="004413FE"/>
    <w:rsid w:val="004436F1"/>
    <w:rsid w:val="00443A0B"/>
    <w:rsid w:val="00444321"/>
    <w:rsid w:val="004445A9"/>
    <w:rsid w:val="0044657B"/>
    <w:rsid w:val="004470BA"/>
    <w:rsid w:val="004475F7"/>
    <w:rsid w:val="0044776A"/>
    <w:rsid w:val="004503EA"/>
    <w:rsid w:val="00450656"/>
    <w:rsid w:val="00450B65"/>
    <w:rsid w:val="00451BE5"/>
    <w:rsid w:val="00452485"/>
    <w:rsid w:val="00453859"/>
    <w:rsid w:val="00454878"/>
    <w:rsid w:val="00455292"/>
    <w:rsid w:val="00455361"/>
    <w:rsid w:val="004553C8"/>
    <w:rsid w:val="00460960"/>
    <w:rsid w:val="0046134B"/>
    <w:rsid w:val="004614D3"/>
    <w:rsid w:val="00461B05"/>
    <w:rsid w:val="00461EB1"/>
    <w:rsid w:val="00462510"/>
    <w:rsid w:val="00463F90"/>
    <w:rsid w:val="004650D4"/>
    <w:rsid w:val="0046577F"/>
    <w:rsid w:val="00466010"/>
    <w:rsid w:val="004664B1"/>
    <w:rsid w:val="00466EF7"/>
    <w:rsid w:val="00473467"/>
    <w:rsid w:val="0047373F"/>
    <w:rsid w:val="00473745"/>
    <w:rsid w:val="0047438A"/>
    <w:rsid w:val="00474504"/>
    <w:rsid w:val="00474B16"/>
    <w:rsid w:val="004757DD"/>
    <w:rsid w:val="004770F6"/>
    <w:rsid w:val="00477506"/>
    <w:rsid w:val="00477683"/>
    <w:rsid w:val="0047782B"/>
    <w:rsid w:val="00477E0C"/>
    <w:rsid w:val="00480751"/>
    <w:rsid w:val="004808B1"/>
    <w:rsid w:val="004821D7"/>
    <w:rsid w:val="00482D54"/>
    <w:rsid w:val="00483829"/>
    <w:rsid w:val="00486D6F"/>
    <w:rsid w:val="00486D95"/>
    <w:rsid w:val="00487260"/>
    <w:rsid w:val="00487769"/>
    <w:rsid w:val="00487CD9"/>
    <w:rsid w:val="00490AB3"/>
    <w:rsid w:val="00490ABA"/>
    <w:rsid w:val="00491395"/>
    <w:rsid w:val="00491458"/>
    <w:rsid w:val="00491759"/>
    <w:rsid w:val="0049479C"/>
    <w:rsid w:val="0049482B"/>
    <w:rsid w:val="00495723"/>
    <w:rsid w:val="00496519"/>
    <w:rsid w:val="00496BE4"/>
    <w:rsid w:val="00497C45"/>
    <w:rsid w:val="004A0844"/>
    <w:rsid w:val="004A09DD"/>
    <w:rsid w:val="004A150D"/>
    <w:rsid w:val="004A27F8"/>
    <w:rsid w:val="004A4311"/>
    <w:rsid w:val="004A4425"/>
    <w:rsid w:val="004A4F9B"/>
    <w:rsid w:val="004A60F5"/>
    <w:rsid w:val="004A6497"/>
    <w:rsid w:val="004A791B"/>
    <w:rsid w:val="004B00D2"/>
    <w:rsid w:val="004B1183"/>
    <w:rsid w:val="004B1B85"/>
    <w:rsid w:val="004B288B"/>
    <w:rsid w:val="004B3157"/>
    <w:rsid w:val="004B4C03"/>
    <w:rsid w:val="004B5114"/>
    <w:rsid w:val="004B5784"/>
    <w:rsid w:val="004B5E88"/>
    <w:rsid w:val="004B608A"/>
    <w:rsid w:val="004B6843"/>
    <w:rsid w:val="004B69B4"/>
    <w:rsid w:val="004B770C"/>
    <w:rsid w:val="004B7971"/>
    <w:rsid w:val="004C0181"/>
    <w:rsid w:val="004C0368"/>
    <w:rsid w:val="004C04A0"/>
    <w:rsid w:val="004C094C"/>
    <w:rsid w:val="004C0BB5"/>
    <w:rsid w:val="004C0C10"/>
    <w:rsid w:val="004C1DBD"/>
    <w:rsid w:val="004C2946"/>
    <w:rsid w:val="004C3A2A"/>
    <w:rsid w:val="004C453D"/>
    <w:rsid w:val="004C4AB5"/>
    <w:rsid w:val="004C6840"/>
    <w:rsid w:val="004C6D28"/>
    <w:rsid w:val="004C6FA3"/>
    <w:rsid w:val="004D0301"/>
    <w:rsid w:val="004D1636"/>
    <w:rsid w:val="004D17C6"/>
    <w:rsid w:val="004D1B05"/>
    <w:rsid w:val="004D2267"/>
    <w:rsid w:val="004D283E"/>
    <w:rsid w:val="004D2D13"/>
    <w:rsid w:val="004D47AA"/>
    <w:rsid w:val="004D4F59"/>
    <w:rsid w:val="004D5397"/>
    <w:rsid w:val="004D5812"/>
    <w:rsid w:val="004D6344"/>
    <w:rsid w:val="004D67C6"/>
    <w:rsid w:val="004D6E02"/>
    <w:rsid w:val="004D7E3B"/>
    <w:rsid w:val="004E0298"/>
    <w:rsid w:val="004E07D1"/>
    <w:rsid w:val="004E2BB6"/>
    <w:rsid w:val="004E42AB"/>
    <w:rsid w:val="004E4E0E"/>
    <w:rsid w:val="004E505E"/>
    <w:rsid w:val="004E54F6"/>
    <w:rsid w:val="004E5A7D"/>
    <w:rsid w:val="004E5CF7"/>
    <w:rsid w:val="004E5FBC"/>
    <w:rsid w:val="004E7073"/>
    <w:rsid w:val="004F03C3"/>
    <w:rsid w:val="004F0452"/>
    <w:rsid w:val="004F1253"/>
    <w:rsid w:val="004F1A9C"/>
    <w:rsid w:val="004F1B1B"/>
    <w:rsid w:val="004F2175"/>
    <w:rsid w:val="004F2BB9"/>
    <w:rsid w:val="004F2F11"/>
    <w:rsid w:val="004F3C77"/>
    <w:rsid w:val="004F4549"/>
    <w:rsid w:val="004F4BD4"/>
    <w:rsid w:val="004F5426"/>
    <w:rsid w:val="004F6159"/>
    <w:rsid w:val="004F6BE4"/>
    <w:rsid w:val="004F730F"/>
    <w:rsid w:val="004F73D0"/>
    <w:rsid w:val="004F7CDF"/>
    <w:rsid w:val="005014DF"/>
    <w:rsid w:val="00501A46"/>
    <w:rsid w:val="00501AE7"/>
    <w:rsid w:val="00502CFF"/>
    <w:rsid w:val="00503340"/>
    <w:rsid w:val="00503575"/>
    <w:rsid w:val="005051FD"/>
    <w:rsid w:val="00510126"/>
    <w:rsid w:val="00510545"/>
    <w:rsid w:val="00510A5C"/>
    <w:rsid w:val="00510CB9"/>
    <w:rsid w:val="00510DDD"/>
    <w:rsid w:val="005112A2"/>
    <w:rsid w:val="005116CF"/>
    <w:rsid w:val="00511999"/>
    <w:rsid w:val="00511FEC"/>
    <w:rsid w:val="00512BD8"/>
    <w:rsid w:val="00513380"/>
    <w:rsid w:val="005152AD"/>
    <w:rsid w:val="00515D02"/>
    <w:rsid w:val="00516023"/>
    <w:rsid w:val="00516BD8"/>
    <w:rsid w:val="00520226"/>
    <w:rsid w:val="00520541"/>
    <w:rsid w:val="00520B2A"/>
    <w:rsid w:val="00520B90"/>
    <w:rsid w:val="00520D32"/>
    <w:rsid w:val="00520D67"/>
    <w:rsid w:val="00523067"/>
    <w:rsid w:val="005261C6"/>
    <w:rsid w:val="00527235"/>
    <w:rsid w:val="005304DE"/>
    <w:rsid w:val="0053126D"/>
    <w:rsid w:val="005313EC"/>
    <w:rsid w:val="00534083"/>
    <w:rsid w:val="00534440"/>
    <w:rsid w:val="00535FE7"/>
    <w:rsid w:val="0053636E"/>
    <w:rsid w:val="00540555"/>
    <w:rsid w:val="005407EE"/>
    <w:rsid w:val="00541288"/>
    <w:rsid w:val="005440EA"/>
    <w:rsid w:val="0054414A"/>
    <w:rsid w:val="00544AC4"/>
    <w:rsid w:val="00544FF4"/>
    <w:rsid w:val="00545C41"/>
    <w:rsid w:val="00546B3A"/>
    <w:rsid w:val="00550C2C"/>
    <w:rsid w:val="00550CBA"/>
    <w:rsid w:val="00553C62"/>
    <w:rsid w:val="00553D22"/>
    <w:rsid w:val="005544D6"/>
    <w:rsid w:val="005545E9"/>
    <w:rsid w:val="0055489A"/>
    <w:rsid w:val="00554940"/>
    <w:rsid w:val="005550A0"/>
    <w:rsid w:val="00555E48"/>
    <w:rsid w:val="005568E1"/>
    <w:rsid w:val="00560B46"/>
    <w:rsid w:val="0056280F"/>
    <w:rsid w:val="00563302"/>
    <w:rsid w:val="0056351C"/>
    <w:rsid w:val="00563AAB"/>
    <w:rsid w:val="00563C79"/>
    <w:rsid w:val="00563F05"/>
    <w:rsid w:val="0056498A"/>
    <w:rsid w:val="00564CAF"/>
    <w:rsid w:val="00565239"/>
    <w:rsid w:val="00566BC5"/>
    <w:rsid w:val="00566F00"/>
    <w:rsid w:val="005678EB"/>
    <w:rsid w:val="005701EB"/>
    <w:rsid w:val="00571526"/>
    <w:rsid w:val="00572A2E"/>
    <w:rsid w:val="00572AB6"/>
    <w:rsid w:val="00577D59"/>
    <w:rsid w:val="00577E5E"/>
    <w:rsid w:val="00577E8E"/>
    <w:rsid w:val="00580A48"/>
    <w:rsid w:val="005814F4"/>
    <w:rsid w:val="00581EAB"/>
    <w:rsid w:val="00582ACB"/>
    <w:rsid w:val="00582DCC"/>
    <w:rsid w:val="005831C9"/>
    <w:rsid w:val="0058437F"/>
    <w:rsid w:val="0058484C"/>
    <w:rsid w:val="00584B76"/>
    <w:rsid w:val="00584DF8"/>
    <w:rsid w:val="005864FA"/>
    <w:rsid w:val="005865E7"/>
    <w:rsid w:val="00586727"/>
    <w:rsid w:val="0058690E"/>
    <w:rsid w:val="00586D46"/>
    <w:rsid w:val="00587632"/>
    <w:rsid w:val="00587B7C"/>
    <w:rsid w:val="0059073A"/>
    <w:rsid w:val="005910AD"/>
    <w:rsid w:val="005922BE"/>
    <w:rsid w:val="00592E13"/>
    <w:rsid w:val="00592E32"/>
    <w:rsid w:val="005930CA"/>
    <w:rsid w:val="00593381"/>
    <w:rsid w:val="00593D40"/>
    <w:rsid w:val="00594038"/>
    <w:rsid w:val="005944FB"/>
    <w:rsid w:val="00594561"/>
    <w:rsid w:val="0059504A"/>
    <w:rsid w:val="00596639"/>
    <w:rsid w:val="00596938"/>
    <w:rsid w:val="00596B87"/>
    <w:rsid w:val="005A06CA"/>
    <w:rsid w:val="005A1B2D"/>
    <w:rsid w:val="005A1D64"/>
    <w:rsid w:val="005A2E57"/>
    <w:rsid w:val="005A455C"/>
    <w:rsid w:val="005A47A4"/>
    <w:rsid w:val="005A47C9"/>
    <w:rsid w:val="005A491A"/>
    <w:rsid w:val="005A4C08"/>
    <w:rsid w:val="005A5775"/>
    <w:rsid w:val="005A68E7"/>
    <w:rsid w:val="005A6ACC"/>
    <w:rsid w:val="005A7DAC"/>
    <w:rsid w:val="005B1F44"/>
    <w:rsid w:val="005B207A"/>
    <w:rsid w:val="005B3034"/>
    <w:rsid w:val="005B3102"/>
    <w:rsid w:val="005B34A6"/>
    <w:rsid w:val="005B3906"/>
    <w:rsid w:val="005B4A3B"/>
    <w:rsid w:val="005B660D"/>
    <w:rsid w:val="005B69BA"/>
    <w:rsid w:val="005B7179"/>
    <w:rsid w:val="005B746B"/>
    <w:rsid w:val="005C1555"/>
    <w:rsid w:val="005C2A3E"/>
    <w:rsid w:val="005C2EC3"/>
    <w:rsid w:val="005C4013"/>
    <w:rsid w:val="005C4588"/>
    <w:rsid w:val="005C5211"/>
    <w:rsid w:val="005C54A9"/>
    <w:rsid w:val="005C567C"/>
    <w:rsid w:val="005C715A"/>
    <w:rsid w:val="005C7280"/>
    <w:rsid w:val="005C7638"/>
    <w:rsid w:val="005D06B9"/>
    <w:rsid w:val="005D0F10"/>
    <w:rsid w:val="005D103D"/>
    <w:rsid w:val="005D18AC"/>
    <w:rsid w:val="005D1A77"/>
    <w:rsid w:val="005D2374"/>
    <w:rsid w:val="005D3257"/>
    <w:rsid w:val="005D342E"/>
    <w:rsid w:val="005D3C54"/>
    <w:rsid w:val="005D4F80"/>
    <w:rsid w:val="005D5414"/>
    <w:rsid w:val="005D6461"/>
    <w:rsid w:val="005D64EA"/>
    <w:rsid w:val="005D7500"/>
    <w:rsid w:val="005D76F4"/>
    <w:rsid w:val="005D7A82"/>
    <w:rsid w:val="005E033B"/>
    <w:rsid w:val="005E158B"/>
    <w:rsid w:val="005E1783"/>
    <w:rsid w:val="005E1C28"/>
    <w:rsid w:val="005E1F0D"/>
    <w:rsid w:val="005E25EC"/>
    <w:rsid w:val="005E3787"/>
    <w:rsid w:val="005E56EB"/>
    <w:rsid w:val="005E5C6B"/>
    <w:rsid w:val="005E6A10"/>
    <w:rsid w:val="005F05F5"/>
    <w:rsid w:val="005F0AEC"/>
    <w:rsid w:val="005F1AEA"/>
    <w:rsid w:val="005F25B7"/>
    <w:rsid w:val="005F28F0"/>
    <w:rsid w:val="005F33DA"/>
    <w:rsid w:val="005F3EF9"/>
    <w:rsid w:val="005F4ECD"/>
    <w:rsid w:val="005F5E93"/>
    <w:rsid w:val="005F62E8"/>
    <w:rsid w:val="005F6A7A"/>
    <w:rsid w:val="005F6ED1"/>
    <w:rsid w:val="006011A2"/>
    <w:rsid w:val="006011CC"/>
    <w:rsid w:val="006019F3"/>
    <w:rsid w:val="00601DA1"/>
    <w:rsid w:val="00602D50"/>
    <w:rsid w:val="00603594"/>
    <w:rsid w:val="00603A1C"/>
    <w:rsid w:val="006056D0"/>
    <w:rsid w:val="006056EC"/>
    <w:rsid w:val="00606A76"/>
    <w:rsid w:val="00606DBC"/>
    <w:rsid w:val="00607077"/>
    <w:rsid w:val="0061018D"/>
    <w:rsid w:val="00610324"/>
    <w:rsid w:val="00610331"/>
    <w:rsid w:val="00610B93"/>
    <w:rsid w:val="006113D1"/>
    <w:rsid w:val="00612148"/>
    <w:rsid w:val="00612721"/>
    <w:rsid w:val="006131A1"/>
    <w:rsid w:val="00613344"/>
    <w:rsid w:val="00613CB9"/>
    <w:rsid w:val="006141EF"/>
    <w:rsid w:val="0061466F"/>
    <w:rsid w:val="00614977"/>
    <w:rsid w:val="006163E3"/>
    <w:rsid w:val="00616C2D"/>
    <w:rsid w:val="006170CB"/>
    <w:rsid w:val="00617118"/>
    <w:rsid w:val="00617352"/>
    <w:rsid w:val="0062044E"/>
    <w:rsid w:val="00620B76"/>
    <w:rsid w:val="00620BFF"/>
    <w:rsid w:val="00621128"/>
    <w:rsid w:val="0062207E"/>
    <w:rsid w:val="00624112"/>
    <w:rsid w:val="00624200"/>
    <w:rsid w:val="00624599"/>
    <w:rsid w:val="006278DE"/>
    <w:rsid w:val="00630EC4"/>
    <w:rsid w:val="00633241"/>
    <w:rsid w:val="00633480"/>
    <w:rsid w:val="006335B3"/>
    <w:rsid w:val="006340BF"/>
    <w:rsid w:val="00635474"/>
    <w:rsid w:val="00636A62"/>
    <w:rsid w:val="00636C50"/>
    <w:rsid w:val="00637E41"/>
    <w:rsid w:val="006401F0"/>
    <w:rsid w:val="00640528"/>
    <w:rsid w:val="00640CB9"/>
    <w:rsid w:val="0064194A"/>
    <w:rsid w:val="006426FD"/>
    <w:rsid w:val="006438BD"/>
    <w:rsid w:val="00643EDD"/>
    <w:rsid w:val="006441BE"/>
    <w:rsid w:val="0064658C"/>
    <w:rsid w:val="0064720C"/>
    <w:rsid w:val="00647996"/>
    <w:rsid w:val="00647C12"/>
    <w:rsid w:val="00650375"/>
    <w:rsid w:val="00650F94"/>
    <w:rsid w:val="00651600"/>
    <w:rsid w:val="00652914"/>
    <w:rsid w:val="00652D1D"/>
    <w:rsid w:val="0065340A"/>
    <w:rsid w:val="00653784"/>
    <w:rsid w:val="00653D19"/>
    <w:rsid w:val="00653ECF"/>
    <w:rsid w:val="00653F6B"/>
    <w:rsid w:val="006545C1"/>
    <w:rsid w:val="00654FBC"/>
    <w:rsid w:val="00655DE8"/>
    <w:rsid w:val="00656584"/>
    <w:rsid w:val="00656C11"/>
    <w:rsid w:val="00657A2B"/>
    <w:rsid w:val="00661704"/>
    <w:rsid w:val="00663267"/>
    <w:rsid w:val="00663A11"/>
    <w:rsid w:val="00664657"/>
    <w:rsid w:val="00664FFB"/>
    <w:rsid w:val="006655B1"/>
    <w:rsid w:val="006667B5"/>
    <w:rsid w:val="00667CC4"/>
    <w:rsid w:val="006701F5"/>
    <w:rsid w:val="00670A87"/>
    <w:rsid w:val="00670CDB"/>
    <w:rsid w:val="00672318"/>
    <w:rsid w:val="00672EFE"/>
    <w:rsid w:val="00674564"/>
    <w:rsid w:val="00675952"/>
    <w:rsid w:val="00675DEA"/>
    <w:rsid w:val="006779AD"/>
    <w:rsid w:val="006779BC"/>
    <w:rsid w:val="006779D3"/>
    <w:rsid w:val="00680225"/>
    <w:rsid w:val="00681926"/>
    <w:rsid w:val="0068295A"/>
    <w:rsid w:val="00682AE2"/>
    <w:rsid w:val="00682E77"/>
    <w:rsid w:val="00683955"/>
    <w:rsid w:val="00684063"/>
    <w:rsid w:val="006851E7"/>
    <w:rsid w:val="00686A86"/>
    <w:rsid w:val="00686B97"/>
    <w:rsid w:val="0069005C"/>
    <w:rsid w:val="006902DF"/>
    <w:rsid w:val="00690489"/>
    <w:rsid w:val="00690EBB"/>
    <w:rsid w:val="006927E5"/>
    <w:rsid w:val="0069290B"/>
    <w:rsid w:val="006933DB"/>
    <w:rsid w:val="006935A9"/>
    <w:rsid w:val="006940ED"/>
    <w:rsid w:val="0069416E"/>
    <w:rsid w:val="006946A1"/>
    <w:rsid w:val="00694BF9"/>
    <w:rsid w:val="00694FE9"/>
    <w:rsid w:val="0069543F"/>
    <w:rsid w:val="00695D43"/>
    <w:rsid w:val="00696BEE"/>
    <w:rsid w:val="00696C41"/>
    <w:rsid w:val="006A0030"/>
    <w:rsid w:val="006A0E27"/>
    <w:rsid w:val="006A1F0C"/>
    <w:rsid w:val="006A2193"/>
    <w:rsid w:val="006A21BB"/>
    <w:rsid w:val="006A26A6"/>
    <w:rsid w:val="006A2DEA"/>
    <w:rsid w:val="006A2F8C"/>
    <w:rsid w:val="006A376C"/>
    <w:rsid w:val="006A37DD"/>
    <w:rsid w:val="006A3A09"/>
    <w:rsid w:val="006A4813"/>
    <w:rsid w:val="006A4CF5"/>
    <w:rsid w:val="006A56B9"/>
    <w:rsid w:val="006A573E"/>
    <w:rsid w:val="006A57D8"/>
    <w:rsid w:val="006A6AEC"/>
    <w:rsid w:val="006A6F68"/>
    <w:rsid w:val="006A7B61"/>
    <w:rsid w:val="006B0369"/>
    <w:rsid w:val="006B11C8"/>
    <w:rsid w:val="006B1239"/>
    <w:rsid w:val="006B26CF"/>
    <w:rsid w:val="006B27EA"/>
    <w:rsid w:val="006B360E"/>
    <w:rsid w:val="006B4AC0"/>
    <w:rsid w:val="006B58AA"/>
    <w:rsid w:val="006B6E72"/>
    <w:rsid w:val="006B6F1E"/>
    <w:rsid w:val="006C04AB"/>
    <w:rsid w:val="006C075B"/>
    <w:rsid w:val="006C0F68"/>
    <w:rsid w:val="006C22AF"/>
    <w:rsid w:val="006C2363"/>
    <w:rsid w:val="006C2F97"/>
    <w:rsid w:val="006C4BD0"/>
    <w:rsid w:val="006C57D7"/>
    <w:rsid w:val="006C589D"/>
    <w:rsid w:val="006C5E23"/>
    <w:rsid w:val="006C5E51"/>
    <w:rsid w:val="006C5F99"/>
    <w:rsid w:val="006C5FD6"/>
    <w:rsid w:val="006C79B7"/>
    <w:rsid w:val="006C7E17"/>
    <w:rsid w:val="006D044E"/>
    <w:rsid w:val="006D118D"/>
    <w:rsid w:val="006D1653"/>
    <w:rsid w:val="006D1F88"/>
    <w:rsid w:val="006D2223"/>
    <w:rsid w:val="006D3B22"/>
    <w:rsid w:val="006D3FEA"/>
    <w:rsid w:val="006D4B95"/>
    <w:rsid w:val="006D4D96"/>
    <w:rsid w:val="006D573A"/>
    <w:rsid w:val="006D67D4"/>
    <w:rsid w:val="006D7379"/>
    <w:rsid w:val="006D7937"/>
    <w:rsid w:val="006E0098"/>
    <w:rsid w:val="006E0542"/>
    <w:rsid w:val="006E0F57"/>
    <w:rsid w:val="006E1C3D"/>
    <w:rsid w:val="006E1DDC"/>
    <w:rsid w:val="006E2D6D"/>
    <w:rsid w:val="006E2F7A"/>
    <w:rsid w:val="006E4440"/>
    <w:rsid w:val="006E4C8F"/>
    <w:rsid w:val="006E5138"/>
    <w:rsid w:val="006E5EF5"/>
    <w:rsid w:val="006E65D7"/>
    <w:rsid w:val="006E6641"/>
    <w:rsid w:val="006E6A80"/>
    <w:rsid w:val="006E6E24"/>
    <w:rsid w:val="006F2073"/>
    <w:rsid w:val="006F292E"/>
    <w:rsid w:val="006F3136"/>
    <w:rsid w:val="006F4570"/>
    <w:rsid w:val="006F4C0F"/>
    <w:rsid w:val="006F689E"/>
    <w:rsid w:val="006F690E"/>
    <w:rsid w:val="006F6B2B"/>
    <w:rsid w:val="006F7277"/>
    <w:rsid w:val="0070210B"/>
    <w:rsid w:val="00702151"/>
    <w:rsid w:val="00703292"/>
    <w:rsid w:val="00703938"/>
    <w:rsid w:val="0070487A"/>
    <w:rsid w:val="007056FA"/>
    <w:rsid w:val="00706A4F"/>
    <w:rsid w:val="00706FA3"/>
    <w:rsid w:val="007075A1"/>
    <w:rsid w:val="007102AA"/>
    <w:rsid w:val="00710627"/>
    <w:rsid w:val="00710813"/>
    <w:rsid w:val="0071110F"/>
    <w:rsid w:val="0071143B"/>
    <w:rsid w:val="00711962"/>
    <w:rsid w:val="00711DD9"/>
    <w:rsid w:val="00712E1A"/>
    <w:rsid w:val="00712E42"/>
    <w:rsid w:val="007150D6"/>
    <w:rsid w:val="007168E0"/>
    <w:rsid w:val="00716AB4"/>
    <w:rsid w:val="0071726C"/>
    <w:rsid w:val="007178F9"/>
    <w:rsid w:val="00717F07"/>
    <w:rsid w:val="00720AD5"/>
    <w:rsid w:val="00721A38"/>
    <w:rsid w:val="00721FE6"/>
    <w:rsid w:val="00722895"/>
    <w:rsid w:val="00723123"/>
    <w:rsid w:val="00723CDE"/>
    <w:rsid w:val="00724D8D"/>
    <w:rsid w:val="007252D3"/>
    <w:rsid w:val="007253B2"/>
    <w:rsid w:val="0072578B"/>
    <w:rsid w:val="007258CB"/>
    <w:rsid w:val="00725D22"/>
    <w:rsid w:val="00725E39"/>
    <w:rsid w:val="0072684C"/>
    <w:rsid w:val="00726B3B"/>
    <w:rsid w:val="00726F8E"/>
    <w:rsid w:val="0072721A"/>
    <w:rsid w:val="00730914"/>
    <w:rsid w:val="00730FCD"/>
    <w:rsid w:val="00730FDB"/>
    <w:rsid w:val="00731380"/>
    <w:rsid w:val="0073162F"/>
    <w:rsid w:val="00732500"/>
    <w:rsid w:val="0073265C"/>
    <w:rsid w:val="00733223"/>
    <w:rsid w:val="00735375"/>
    <w:rsid w:val="00735B45"/>
    <w:rsid w:val="00735BEA"/>
    <w:rsid w:val="0073611F"/>
    <w:rsid w:val="0073699E"/>
    <w:rsid w:val="00737502"/>
    <w:rsid w:val="00737A66"/>
    <w:rsid w:val="0074312A"/>
    <w:rsid w:val="007435AF"/>
    <w:rsid w:val="007454F8"/>
    <w:rsid w:val="00745A88"/>
    <w:rsid w:val="00746045"/>
    <w:rsid w:val="00746347"/>
    <w:rsid w:val="00746CBD"/>
    <w:rsid w:val="00747075"/>
    <w:rsid w:val="0074734C"/>
    <w:rsid w:val="00747411"/>
    <w:rsid w:val="00747C78"/>
    <w:rsid w:val="00747DC8"/>
    <w:rsid w:val="007500F3"/>
    <w:rsid w:val="00750800"/>
    <w:rsid w:val="00751490"/>
    <w:rsid w:val="007515AA"/>
    <w:rsid w:val="00751BB7"/>
    <w:rsid w:val="007536FA"/>
    <w:rsid w:val="00753AE5"/>
    <w:rsid w:val="00754283"/>
    <w:rsid w:val="00754814"/>
    <w:rsid w:val="00754996"/>
    <w:rsid w:val="00754E2C"/>
    <w:rsid w:val="007556A5"/>
    <w:rsid w:val="00755FB7"/>
    <w:rsid w:val="00756270"/>
    <w:rsid w:val="00756779"/>
    <w:rsid w:val="0075679C"/>
    <w:rsid w:val="0075739B"/>
    <w:rsid w:val="00761690"/>
    <w:rsid w:val="00761B3B"/>
    <w:rsid w:val="007628EB"/>
    <w:rsid w:val="007629A6"/>
    <w:rsid w:val="007637D7"/>
    <w:rsid w:val="007641DA"/>
    <w:rsid w:val="00764462"/>
    <w:rsid w:val="007653C6"/>
    <w:rsid w:val="00765580"/>
    <w:rsid w:val="00765626"/>
    <w:rsid w:val="0076596F"/>
    <w:rsid w:val="00766462"/>
    <w:rsid w:val="00766767"/>
    <w:rsid w:val="007669D4"/>
    <w:rsid w:val="00766DE6"/>
    <w:rsid w:val="0076709C"/>
    <w:rsid w:val="007671CB"/>
    <w:rsid w:val="0077046A"/>
    <w:rsid w:val="00771B60"/>
    <w:rsid w:val="00771BE3"/>
    <w:rsid w:val="00771E2D"/>
    <w:rsid w:val="00772851"/>
    <w:rsid w:val="00772ABE"/>
    <w:rsid w:val="00772C18"/>
    <w:rsid w:val="0077309D"/>
    <w:rsid w:val="00773BF6"/>
    <w:rsid w:val="007742DC"/>
    <w:rsid w:val="007754B0"/>
    <w:rsid w:val="00775B46"/>
    <w:rsid w:val="00776DBD"/>
    <w:rsid w:val="00777F96"/>
    <w:rsid w:val="00782276"/>
    <w:rsid w:val="00782784"/>
    <w:rsid w:val="007828C0"/>
    <w:rsid w:val="00783CD5"/>
    <w:rsid w:val="00783DA3"/>
    <w:rsid w:val="00784021"/>
    <w:rsid w:val="00784B40"/>
    <w:rsid w:val="00784C01"/>
    <w:rsid w:val="00785167"/>
    <w:rsid w:val="00785481"/>
    <w:rsid w:val="00785981"/>
    <w:rsid w:val="00785C96"/>
    <w:rsid w:val="00785D23"/>
    <w:rsid w:val="00786396"/>
    <w:rsid w:val="007864E0"/>
    <w:rsid w:val="007866E8"/>
    <w:rsid w:val="00786BA0"/>
    <w:rsid w:val="007878DA"/>
    <w:rsid w:val="0078793C"/>
    <w:rsid w:val="00790F0D"/>
    <w:rsid w:val="00791BB9"/>
    <w:rsid w:val="00792B34"/>
    <w:rsid w:val="00792F9E"/>
    <w:rsid w:val="007936AA"/>
    <w:rsid w:val="00793D42"/>
    <w:rsid w:val="007957F5"/>
    <w:rsid w:val="00795C91"/>
    <w:rsid w:val="00795F87"/>
    <w:rsid w:val="00796F52"/>
    <w:rsid w:val="00797016"/>
    <w:rsid w:val="0079754A"/>
    <w:rsid w:val="00797CE8"/>
    <w:rsid w:val="007A0004"/>
    <w:rsid w:val="007A14EA"/>
    <w:rsid w:val="007A15B1"/>
    <w:rsid w:val="007A1BB2"/>
    <w:rsid w:val="007A2B56"/>
    <w:rsid w:val="007A3EC7"/>
    <w:rsid w:val="007A436B"/>
    <w:rsid w:val="007A4682"/>
    <w:rsid w:val="007A47C5"/>
    <w:rsid w:val="007A5403"/>
    <w:rsid w:val="007A5A90"/>
    <w:rsid w:val="007A6607"/>
    <w:rsid w:val="007A66EF"/>
    <w:rsid w:val="007A73FF"/>
    <w:rsid w:val="007A7873"/>
    <w:rsid w:val="007A7C3E"/>
    <w:rsid w:val="007A7DC0"/>
    <w:rsid w:val="007A7E62"/>
    <w:rsid w:val="007A7EB7"/>
    <w:rsid w:val="007A7ED4"/>
    <w:rsid w:val="007B029F"/>
    <w:rsid w:val="007B02E4"/>
    <w:rsid w:val="007B0450"/>
    <w:rsid w:val="007B0A94"/>
    <w:rsid w:val="007B13F5"/>
    <w:rsid w:val="007B1B03"/>
    <w:rsid w:val="007B1E60"/>
    <w:rsid w:val="007B385D"/>
    <w:rsid w:val="007B3B0B"/>
    <w:rsid w:val="007B4ECF"/>
    <w:rsid w:val="007B557C"/>
    <w:rsid w:val="007B5B1C"/>
    <w:rsid w:val="007B5F03"/>
    <w:rsid w:val="007B6912"/>
    <w:rsid w:val="007B6E0C"/>
    <w:rsid w:val="007B703C"/>
    <w:rsid w:val="007B7E8B"/>
    <w:rsid w:val="007C0109"/>
    <w:rsid w:val="007C1128"/>
    <w:rsid w:val="007C1DE3"/>
    <w:rsid w:val="007C2238"/>
    <w:rsid w:val="007C2862"/>
    <w:rsid w:val="007C36DD"/>
    <w:rsid w:val="007C43EA"/>
    <w:rsid w:val="007C549F"/>
    <w:rsid w:val="007C54FC"/>
    <w:rsid w:val="007C6E48"/>
    <w:rsid w:val="007C7B53"/>
    <w:rsid w:val="007D0DFE"/>
    <w:rsid w:val="007D0FEC"/>
    <w:rsid w:val="007D1230"/>
    <w:rsid w:val="007D19B7"/>
    <w:rsid w:val="007D1C64"/>
    <w:rsid w:val="007D3EAE"/>
    <w:rsid w:val="007D3F64"/>
    <w:rsid w:val="007D405D"/>
    <w:rsid w:val="007D4F6A"/>
    <w:rsid w:val="007D6342"/>
    <w:rsid w:val="007D6BF8"/>
    <w:rsid w:val="007D7B4C"/>
    <w:rsid w:val="007E02D3"/>
    <w:rsid w:val="007E058B"/>
    <w:rsid w:val="007E0AE1"/>
    <w:rsid w:val="007E0F08"/>
    <w:rsid w:val="007E170D"/>
    <w:rsid w:val="007E170F"/>
    <w:rsid w:val="007E1894"/>
    <w:rsid w:val="007E1B26"/>
    <w:rsid w:val="007E1B88"/>
    <w:rsid w:val="007E1BBC"/>
    <w:rsid w:val="007E204E"/>
    <w:rsid w:val="007E28D8"/>
    <w:rsid w:val="007E486F"/>
    <w:rsid w:val="007E559B"/>
    <w:rsid w:val="007E607C"/>
    <w:rsid w:val="007E647A"/>
    <w:rsid w:val="007E6F34"/>
    <w:rsid w:val="007E7A64"/>
    <w:rsid w:val="007F036B"/>
    <w:rsid w:val="007F159C"/>
    <w:rsid w:val="007F2BA9"/>
    <w:rsid w:val="007F2FB8"/>
    <w:rsid w:val="007F3D34"/>
    <w:rsid w:val="007F4F41"/>
    <w:rsid w:val="007F5294"/>
    <w:rsid w:val="007F6AB5"/>
    <w:rsid w:val="007F6FB6"/>
    <w:rsid w:val="00801D0B"/>
    <w:rsid w:val="0080255F"/>
    <w:rsid w:val="00803785"/>
    <w:rsid w:val="00804262"/>
    <w:rsid w:val="008048DF"/>
    <w:rsid w:val="00806317"/>
    <w:rsid w:val="0080693B"/>
    <w:rsid w:val="00807C0E"/>
    <w:rsid w:val="00807DE0"/>
    <w:rsid w:val="008100B3"/>
    <w:rsid w:val="00810D67"/>
    <w:rsid w:val="008115B0"/>
    <w:rsid w:val="008129EA"/>
    <w:rsid w:val="00812AB1"/>
    <w:rsid w:val="00812D72"/>
    <w:rsid w:val="008136A0"/>
    <w:rsid w:val="0081371D"/>
    <w:rsid w:val="00813769"/>
    <w:rsid w:val="00813D99"/>
    <w:rsid w:val="00813FCE"/>
    <w:rsid w:val="00817132"/>
    <w:rsid w:val="00817DCB"/>
    <w:rsid w:val="008205D6"/>
    <w:rsid w:val="00822199"/>
    <w:rsid w:val="008245D2"/>
    <w:rsid w:val="00824DE4"/>
    <w:rsid w:val="00825C42"/>
    <w:rsid w:val="008260B1"/>
    <w:rsid w:val="0082619E"/>
    <w:rsid w:val="00826A98"/>
    <w:rsid w:val="00830355"/>
    <w:rsid w:val="00830475"/>
    <w:rsid w:val="008313A3"/>
    <w:rsid w:val="00831688"/>
    <w:rsid w:val="00832608"/>
    <w:rsid w:val="00835785"/>
    <w:rsid w:val="00836ED2"/>
    <w:rsid w:val="00840AD4"/>
    <w:rsid w:val="0084126F"/>
    <w:rsid w:val="00841753"/>
    <w:rsid w:val="00841B2B"/>
    <w:rsid w:val="008431AE"/>
    <w:rsid w:val="00843566"/>
    <w:rsid w:val="00843FC3"/>
    <w:rsid w:val="008441A6"/>
    <w:rsid w:val="0084437D"/>
    <w:rsid w:val="00844389"/>
    <w:rsid w:val="00845791"/>
    <w:rsid w:val="00845B0E"/>
    <w:rsid w:val="00845C86"/>
    <w:rsid w:val="00846187"/>
    <w:rsid w:val="00847987"/>
    <w:rsid w:val="00850A26"/>
    <w:rsid w:val="008518B2"/>
    <w:rsid w:val="00852D8F"/>
    <w:rsid w:val="00853426"/>
    <w:rsid w:val="0085364B"/>
    <w:rsid w:val="008554EB"/>
    <w:rsid w:val="00856129"/>
    <w:rsid w:val="00856698"/>
    <w:rsid w:val="0085697B"/>
    <w:rsid w:val="00856BF1"/>
    <w:rsid w:val="0085717F"/>
    <w:rsid w:val="008579AB"/>
    <w:rsid w:val="0086134E"/>
    <w:rsid w:val="00861BCE"/>
    <w:rsid w:val="00861C21"/>
    <w:rsid w:val="008626F2"/>
    <w:rsid w:val="0086314F"/>
    <w:rsid w:val="00863AD8"/>
    <w:rsid w:val="0086404B"/>
    <w:rsid w:val="008652C7"/>
    <w:rsid w:val="008659B1"/>
    <w:rsid w:val="00865F42"/>
    <w:rsid w:val="00866692"/>
    <w:rsid w:val="00867451"/>
    <w:rsid w:val="00867534"/>
    <w:rsid w:val="00867EFB"/>
    <w:rsid w:val="0087087B"/>
    <w:rsid w:val="008715C2"/>
    <w:rsid w:val="00871701"/>
    <w:rsid w:val="008723B8"/>
    <w:rsid w:val="008732F6"/>
    <w:rsid w:val="00873AA0"/>
    <w:rsid w:val="00874227"/>
    <w:rsid w:val="008748A6"/>
    <w:rsid w:val="00874C45"/>
    <w:rsid w:val="008759EB"/>
    <w:rsid w:val="00876483"/>
    <w:rsid w:val="0087655E"/>
    <w:rsid w:val="00876A40"/>
    <w:rsid w:val="00877517"/>
    <w:rsid w:val="00880021"/>
    <w:rsid w:val="0088002E"/>
    <w:rsid w:val="00881787"/>
    <w:rsid w:val="00882A1A"/>
    <w:rsid w:val="008835B7"/>
    <w:rsid w:val="00885B5E"/>
    <w:rsid w:val="00886793"/>
    <w:rsid w:val="008871CF"/>
    <w:rsid w:val="0088724F"/>
    <w:rsid w:val="00887ADA"/>
    <w:rsid w:val="008908FE"/>
    <w:rsid w:val="0089094A"/>
    <w:rsid w:val="00890E95"/>
    <w:rsid w:val="00891C13"/>
    <w:rsid w:val="008925A4"/>
    <w:rsid w:val="008925A9"/>
    <w:rsid w:val="008937DC"/>
    <w:rsid w:val="00893E07"/>
    <w:rsid w:val="00893E1C"/>
    <w:rsid w:val="008941B3"/>
    <w:rsid w:val="00894988"/>
    <w:rsid w:val="008949F9"/>
    <w:rsid w:val="0089588D"/>
    <w:rsid w:val="00895ACE"/>
    <w:rsid w:val="00895B86"/>
    <w:rsid w:val="00896202"/>
    <w:rsid w:val="008964B0"/>
    <w:rsid w:val="008964DD"/>
    <w:rsid w:val="008978AC"/>
    <w:rsid w:val="00897D5B"/>
    <w:rsid w:val="008A04A6"/>
    <w:rsid w:val="008A0EA2"/>
    <w:rsid w:val="008A1A46"/>
    <w:rsid w:val="008A1CC0"/>
    <w:rsid w:val="008A1E73"/>
    <w:rsid w:val="008A1FB8"/>
    <w:rsid w:val="008A223C"/>
    <w:rsid w:val="008A2282"/>
    <w:rsid w:val="008A2776"/>
    <w:rsid w:val="008A27A1"/>
    <w:rsid w:val="008A29C3"/>
    <w:rsid w:val="008A3271"/>
    <w:rsid w:val="008A3454"/>
    <w:rsid w:val="008A36E0"/>
    <w:rsid w:val="008A3FAB"/>
    <w:rsid w:val="008A5427"/>
    <w:rsid w:val="008A592F"/>
    <w:rsid w:val="008A5BA6"/>
    <w:rsid w:val="008A65A7"/>
    <w:rsid w:val="008A6F5D"/>
    <w:rsid w:val="008B081A"/>
    <w:rsid w:val="008B0BBB"/>
    <w:rsid w:val="008B1401"/>
    <w:rsid w:val="008B1C62"/>
    <w:rsid w:val="008B245D"/>
    <w:rsid w:val="008B264B"/>
    <w:rsid w:val="008B4134"/>
    <w:rsid w:val="008B445A"/>
    <w:rsid w:val="008B462A"/>
    <w:rsid w:val="008B5779"/>
    <w:rsid w:val="008B61A0"/>
    <w:rsid w:val="008B71DE"/>
    <w:rsid w:val="008B7740"/>
    <w:rsid w:val="008B794F"/>
    <w:rsid w:val="008C0A33"/>
    <w:rsid w:val="008C0D68"/>
    <w:rsid w:val="008C14E2"/>
    <w:rsid w:val="008C2A40"/>
    <w:rsid w:val="008C3772"/>
    <w:rsid w:val="008C4545"/>
    <w:rsid w:val="008C4872"/>
    <w:rsid w:val="008C4A03"/>
    <w:rsid w:val="008C6F89"/>
    <w:rsid w:val="008C77E7"/>
    <w:rsid w:val="008D0BBB"/>
    <w:rsid w:val="008D21D2"/>
    <w:rsid w:val="008D2BF7"/>
    <w:rsid w:val="008D3591"/>
    <w:rsid w:val="008D39A4"/>
    <w:rsid w:val="008D4907"/>
    <w:rsid w:val="008D6487"/>
    <w:rsid w:val="008D7544"/>
    <w:rsid w:val="008D7F96"/>
    <w:rsid w:val="008E120E"/>
    <w:rsid w:val="008E1BD5"/>
    <w:rsid w:val="008E2399"/>
    <w:rsid w:val="008E3D55"/>
    <w:rsid w:val="008E439F"/>
    <w:rsid w:val="008E4C14"/>
    <w:rsid w:val="008E5971"/>
    <w:rsid w:val="008E65F5"/>
    <w:rsid w:val="008E6EF5"/>
    <w:rsid w:val="008E7703"/>
    <w:rsid w:val="008F0017"/>
    <w:rsid w:val="008F0152"/>
    <w:rsid w:val="008F0A5F"/>
    <w:rsid w:val="008F0C8D"/>
    <w:rsid w:val="008F0F43"/>
    <w:rsid w:val="008F2E1F"/>
    <w:rsid w:val="008F3625"/>
    <w:rsid w:val="008F5333"/>
    <w:rsid w:val="008F559C"/>
    <w:rsid w:val="008F7A77"/>
    <w:rsid w:val="008F7B73"/>
    <w:rsid w:val="008F7CA0"/>
    <w:rsid w:val="0090087D"/>
    <w:rsid w:val="0090104D"/>
    <w:rsid w:val="00901993"/>
    <w:rsid w:val="00902281"/>
    <w:rsid w:val="00902DC5"/>
    <w:rsid w:val="009035A3"/>
    <w:rsid w:val="00903ACC"/>
    <w:rsid w:val="00905534"/>
    <w:rsid w:val="00905CB5"/>
    <w:rsid w:val="00906361"/>
    <w:rsid w:val="00906B57"/>
    <w:rsid w:val="00906B81"/>
    <w:rsid w:val="00910670"/>
    <w:rsid w:val="00910CCB"/>
    <w:rsid w:val="00910E18"/>
    <w:rsid w:val="009118A5"/>
    <w:rsid w:val="00912801"/>
    <w:rsid w:val="00912A67"/>
    <w:rsid w:val="009139C8"/>
    <w:rsid w:val="00913A4D"/>
    <w:rsid w:val="00913F07"/>
    <w:rsid w:val="00914299"/>
    <w:rsid w:val="00914479"/>
    <w:rsid w:val="00915EB6"/>
    <w:rsid w:val="009164E5"/>
    <w:rsid w:val="00916641"/>
    <w:rsid w:val="00917830"/>
    <w:rsid w:val="009212B5"/>
    <w:rsid w:val="009216DF"/>
    <w:rsid w:val="00923981"/>
    <w:rsid w:val="009251CF"/>
    <w:rsid w:val="009251DA"/>
    <w:rsid w:val="00925994"/>
    <w:rsid w:val="009264B1"/>
    <w:rsid w:val="009267F5"/>
    <w:rsid w:val="00926F49"/>
    <w:rsid w:val="00927056"/>
    <w:rsid w:val="0093076E"/>
    <w:rsid w:val="009318CD"/>
    <w:rsid w:val="00932241"/>
    <w:rsid w:val="00934236"/>
    <w:rsid w:val="009347E8"/>
    <w:rsid w:val="009352C8"/>
    <w:rsid w:val="00935B75"/>
    <w:rsid w:val="00935FFC"/>
    <w:rsid w:val="00936646"/>
    <w:rsid w:val="00941A20"/>
    <w:rsid w:val="0094209D"/>
    <w:rsid w:val="009421AA"/>
    <w:rsid w:val="00942CD7"/>
    <w:rsid w:val="009439D6"/>
    <w:rsid w:val="00944E36"/>
    <w:rsid w:val="00944FE8"/>
    <w:rsid w:val="00945A13"/>
    <w:rsid w:val="00946341"/>
    <w:rsid w:val="009464B4"/>
    <w:rsid w:val="00946975"/>
    <w:rsid w:val="00946A17"/>
    <w:rsid w:val="00946D88"/>
    <w:rsid w:val="00947AE4"/>
    <w:rsid w:val="009508E7"/>
    <w:rsid w:val="0095155E"/>
    <w:rsid w:val="00953F20"/>
    <w:rsid w:val="00954DFB"/>
    <w:rsid w:val="009550DA"/>
    <w:rsid w:val="00955E4B"/>
    <w:rsid w:val="009565D1"/>
    <w:rsid w:val="00956BAB"/>
    <w:rsid w:val="00957C59"/>
    <w:rsid w:val="00957EEB"/>
    <w:rsid w:val="00961DFA"/>
    <w:rsid w:val="00962674"/>
    <w:rsid w:val="00962797"/>
    <w:rsid w:val="0096318C"/>
    <w:rsid w:val="00963B77"/>
    <w:rsid w:val="00963C5C"/>
    <w:rsid w:val="00963DE8"/>
    <w:rsid w:val="009643CC"/>
    <w:rsid w:val="00964F67"/>
    <w:rsid w:val="00965F3A"/>
    <w:rsid w:val="00965F95"/>
    <w:rsid w:val="00967028"/>
    <w:rsid w:val="00967F1F"/>
    <w:rsid w:val="00970CA3"/>
    <w:rsid w:val="00970DFE"/>
    <w:rsid w:val="0097280B"/>
    <w:rsid w:val="0097480F"/>
    <w:rsid w:val="00974FFD"/>
    <w:rsid w:val="009754C2"/>
    <w:rsid w:val="00975689"/>
    <w:rsid w:val="00975B9A"/>
    <w:rsid w:val="00976A31"/>
    <w:rsid w:val="00976EC0"/>
    <w:rsid w:val="009776B9"/>
    <w:rsid w:val="00977BC9"/>
    <w:rsid w:val="00977CC4"/>
    <w:rsid w:val="0098033B"/>
    <w:rsid w:val="009808D5"/>
    <w:rsid w:val="009808F5"/>
    <w:rsid w:val="0098120B"/>
    <w:rsid w:val="009818F7"/>
    <w:rsid w:val="009823AD"/>
    <w:rsid w:val="00982730"/>
    <w:rsid w:val="00982C31"/>
    <w:rsid w:val="00985293"/>
    <w:rsid w:val="00987145"/>
    <w:rsid w:val="00990125"/>
    <w:rsid w:val="00990451"/>
    <w:rsid w:val="00990EE4"/>
    <w:rsid w:val="0099278B"/>
    <w:rsid w:val="009929A5"/>
    <w:rsid w:val="009931B9"/>
    <w:rsid w:val="009938D1"/>
    <w:rsid w:val="0099399C"/>
    <w:rsid w:val="00993DD8"/>
    <w:rsid w:val="009954BD"/>
    <w:rsid w:val="009A02F5"/>
    <w:rsid w:val="009A210E"/>
    <w:rsid w:val="009A2988"/>
    <w:rsid w:val="009A30D4"/>
    <w:rsid w:val="009A49F6"/>
    <w:rsid w:val="009A54F9"/>
    <w:rsid w:val="009A5874"/>
    <w:rsid w:val="009B03D3"/>
    <w:rsid w:val="009B2656"/>
    <w:rsid w:val="009B39DE"/>
    <w:rsid w:val="009B413E"/>
    <w:rsid w:val="009B4AF7"/>
    <w:rsid w:val="009B5A67"/>
    <w:rsid w:val="009B5AD9"/>
    <w:rsid w:val="009C096D"/>
    <w:rsid w:val="009C110F"/>
    <w:rsid w:val="009C1417"/>
    <w:rsid w:val="009C1864"/>
    <w:rsid w:val="009C204E"/>
    <w:rsid w:val="009C2285"/>
    <w:rsid w:val="009C2F9C"/>
    <w:rsid w:val="009C3128"/>
    <w:rsid w:val="009C4148"/>
    <w:rsid w:val="009C44AF"/>
    <w:rsid w:val="009C4A5F"/>
    <w:rsid w:val="009C4D0E"/>
    <w:rsid w:val="009C4EF8"/>
    <w:rsid w:val="009C5968"/>
    <w:rsid w:val="009C5DFC"/>
    <w:rsid w:val="009C63B8"/>
    <w:rsid w:val="009C6729"/>
    <w:rsid w:val="009C6CCF"/>
    <w:rsid w:val="009C7107"/>
    <w:rsid w:val="009C7D37"/>
    <w:rsid w:val="009C7D8B"/>
    <w:rsid w:val="009C7E9F"/>
    <w:rsid w:val="009D190C"/>
    <w:rsid w:val="009D2B0F"/>
    <w:rsid w:val="009D384A"/>
    <w:rsid w:val="009D3F45"/>
    <w:rsid w:val="009D4074"/>
    <w:rsid w:val="009D4957"/>
    <w:rsid w:val="009D4CAB"/>
    <w:rsid w:val="009D4E2F"/>
    <w:rsid w:val="009D4F88"/>
    <w:rsid w:val="009D53B8"/>
    <w:rsid w:val="009D53DF"/>
    <w:rsid w:val="009D564A"/>
    <w:rsid w:val="009D5689"/>
    <w:rsid w:val="009D5B38"/>
    <w:rsid w:val="009D5DA6"/>
    <w:rsid w:val="009D7083"/>
    <w:rsid w:val="009D72FB"/>
    <w:rsid w:val="009D732A"/>
    <w:rsid w:val="009D747F"/>
    <w:rsid w:val="009E0308"/>
    <w:rsid w:val="009E06D0"/>
    <w:rsid w:val="009E1A39"/>
    <w:rsid w:val="009E1A74"/>
    <w:rsid w:val="009E1BAC"/>
    <w:rsid w:val="009E1FD7"/>
    <w:rsid w:val="009E2311"/>
    <w:rsid w:val="009E3044"/>
    <w:rsid w:val="009E3AF8"/>
    <w:rsid w:val="009E407F"/>
    <w:rsid w:val="009E4905"/>
    <w:rsid w:val="009E4E24"/>
    <w:rsid w:val="009E5B81"/>
    <w:rsid w:val="009E5DBF"/>
    <w:rsid w:val="009E6EC0"/>
    <w:rsid w:val="009E72AA"/>
    <w:rsid w:val="009E74EE"/>
    <w:rsid w:val="009E7851"/>
    <w:rsid w:val="009F0DF9"/>
    <w:rsid w:val="009F1A70"/>
    <w:rsid w:val="009F1AAA"/>
    <w:rsid w:val="009F1B12"/>
    <w:rsid w:val="009F32F0"/>
    <w:rsid w:val="009F36C2"/>
    <w:rsid w:val="009F36C8"/>
    <w:rsid w:val="009F5411"/>
    <w:rsid w:val="009F5E63"/>
    <w:rsid w:val="009F62DA"/>
    <w:rsid w:val="00A0048E"/>
    <w:rsid w:val="00A00FD2"/>
    <w:rsid w:val="00A03557"/>
    <w:rsid w:val="00A03910"/>
    <w:rsid w:val="00A0435D"/>
    <w:rsid w:val="00A04993"/>
    <w:rsid w:val="00A05851"/>
    <w:rsid w:val="00A05DC8"/>
    <w:rsid w:val="00A06C8F"/>
    <w:rsid w:val="00A06E0B"/>
    <w:rsid w:val="00A07016"/>
    <w:rsid w:val="00A079EC"/>
    <w:rsid w:val="00A100D5"/>
    <w:rsid w:val="00A10B9D"/>
    <w:rsid w:val="00A111C2"/>
    <w:rsid w:val="00A1129C"/>
    <w:rsid w:val="00A11906"/>
    <w:rsid w:val="00A122C0"/>
    <w:rsid w:val="00A131B0"/>
    <w:rsid w:val="00A13313"/>
    <w:rsid w:val="00A14664"/>
    <w:rsid w:val="00A15133"/>
    <w:rsid w:val="00A15629"/>
    <w:rsid w:val="00A158CA"/>
    <w:rsid w:val="00A16051"/>
    <w:rsid w:val="00A160EB"/>
    <w:rsid w:val="00A176AE"/>
    <w:rsid w:val="00A176BE"/>
    <w:rsid w:val="00A179A9"/>
    <w:rsid w:val="00A17F6C"/>
    <w:rsid w:val="00A20D7A"/>
    <w:rsid w:val="00A21164"/>
    <w:rsid w:val="00A2327E"/>
    <w:rsid w:val="00A232E7"/>
    <w:rsid w:val="00A23952"/>
    <w:rsid w:val="00A23DDD"/>
    <w:rsid w:val="00A240B6"/>
    <w:rsid w:val="00A25DC1"/>
    <w:rsid w:val="00A30C5F"/>
    <w:rsid w:val="00A312D1"/>
    <w:rsid w:val="00A337A5"/>
    <w:rsid w:val="00A33E7D"/>
    <w:rsid w:val="00A34018"/>
    <w:rsid w:val="00A346E5"/>
    <w:rsid w:val="00A34AF0"/>
    <w:rsid w:val="00A34C9E"/>
    <w:rsid w:val="00A359D1"/>
    <w:rsid w:val="00A35F4D"/>
    <w:rsid w:val="00A3651A"/>
    <w:rsid w:val="00A37642"/>
    <w:rsid w:val="00A376C4"/>
    <w:rsid w:val="00A3795D"/>
    <w:rsid w:val="00A40446"/>
    <w:rsid w:val="00A404B4"/>
    <w:rsid w:val="00A4152D"/>
    <w:rsid w:val="00A415EC"/>
    <w:rsid w:val="00A423E2"/>
    <w:rsid w:val="00A43DD3"/>
    <w:rsid w:val="00A44E68"/>
    <w:rsid w:val="00A456C1"/>
    <w:rsid w:val="00A45977"/>
    <w:rsid w:val="00A464F1"/>
    <w:rsid w:val="00A466F0"/>
    <w:rsid w:val="00A50471"/>
    <w:rsid w:val="00A51E3F"/>
    <w:rsid w:val="00A535A9"/>
    <w:rsid w:val="00A54105"/>
    <w:rsid w:val="00A548FE"/>
    <w:rsid w:val="00A54C6B"/>
    <w:rsid w:val="00A56084"/>
    <w:rsid w:val="00A569DB"/>
    <w:rsid w:val="00A56D06"/>
    <w:rsid w:val="00A56EF9"/>
    <w:rsid w:val="00A57991"/>
    <w:rsid w:val="00A60B1B"/>
    <w:rsid w:val="00A60D28"/>
    <w:rsid w:val="00A627AA"/>
    <w:rsid w:val="00A6330D"/>
    <w:rsid w:val="00A645A4"/>
    <w:rsid w:val="00A65677"/>
    <w:rsid w:val="00A65C3A"/>
    <w:rsid w:val="00A66633"/>
    <w:rsid w:val="00A67B93"/>
    <w:rsid w:val="00A71D89"/>
    <w:rsid w:val="00A71EC4"/>
    <w:rsid w:val="00A72A53"/>
    <w:rsid w:val="00A73340"/>
    <w:rsid w:val="00A75BDC"/>
    <w:rsid w:val="00A768BB"/>
    <w:rsid w:val="00A76B43"/>
    <w:rsid w:val="00A7708B"/>
    <w:rsid w:val="00A80195"/>
    <w:rsid w:val="00A8077D"/>
    <w:rsid w:val="00A812BF"/>
    <w:rsid w:val="00A82BB5"/>
    <w:rsid w:val="00A83455"/>
    <w:rsid w:val="00A83BA4"/>
    <w:rsid w:val="00A8404B"/>
    <w:rsid w:val="00A841A3"/>
    <w:rsid w:val="00A84D06"/>
    <w:rsid w:val="00A84E00"/>
    <w:rsid w:val="00A84E8F"/>
    <w:rsid w:val="00A85BBF"/>
    <w:rsid w:val="00A85ED4"/>
    <w:rsid w:val="00A85F85"/>
    <w:rsid w:val="00A8645E"/>
    <w:rsid w:val="00A86F68"/>
    <w:rsid w:val="00A87429"/>
    <w:rsid w:val="00A87987"/>
    <w:rsid w:val="00A87D31"/>
    <w:rsid w:val="00A90538"/>
    <w:rsid w:val="00A91042"/>
    <w:rsid w:val="00A91F5B"/>
    <w:rsid w:val="00A92066"/>
    <w:rsid w:val="00A9337D"/>
    <w:rsid w:val="00A9420C"/>
    <w:rsid w:val="00A94390"/>
    <w:rsid w:val="00A944CB"/>
    <w:rsid w:val="00A95477"/>
    <w:rsid w:val="00A95673"/>
    <w:rsid w:val="00A956DA"/>
    <w:rsid w:val="00A95F1C"/>
    <w:rsid w:val="00A970E7"/>
    <w:rsid w:val="00A972F2"/>
    <w:rsid w:val="00AA1273"/>
    <w:rsid w:val="00AA15A0"/>
    <w:rsid w:val="00AA1FA5"/>
    <w:rsid w:val="00AA272B"/>
    <w:rsid w:val="00AA2BFF"/>
    <w:rsid w:val="00AA412E"/>
    <w:rsid w:val="00AA41E6"/>
    <w:rsid w:val="00AA4771"/>
    <w:rsid w:val="00AA52AC"/>
    <w:rsid w:val="00AA56D6"/>
    <w:rsid w:val="00AA5DCA"/>
    <w:rsid w:val="00AA5F9D"/>
    <w:rsid w:val="00AA66D8"/>
    <w:rsid w:val="00AA6956"/>
    <w:rsid w:val="00AA6AAE"/>
    <w:rsid w:val="00AA7E7F"/>
    <w:rsid w:val="00AA7F29"/>
    <w:rsid w:val="00AB1501"/>
    <w:rsid w:val="00AB2315"/>
    <w:rsid w:val="00AB28B0"/>
    <w:rsid w:val="00AB2FBE"/>
    <w:rsid w:val="00AB3204"/>
    <w:rsid w:val="00AB3550"/>
    <w:rsid w:val="00AB39EF"/>
    <w:rsid w:val="00AB4C71"/>
    <w:rsid w:val="00AB526D"/>
    <w:rsid w:val="00AB7A09"/>
    <w:rsid w:val="00AB7E54"/>
    <w:rsid w:val="00AC1C5D"/>
    <w:rsid w:val="00AC2115"/>
    <w:rsid w:val="00AC2524"/>
    <w:rsid w:val="00AC279A"/>
    <w:rsid w:val="00AC28CF"/>
    <w:rsid w:val="00AC2B0E"/>
    <w:rsid w:val="00AC2F94"/>
    <w:rsid w:val="00AC3965"/>
    <w:rsid w:val="00AC3C4E"/>
    <w:rsid w:val="00AC6352"/>
    <w:rsid w:val="00AC720E"/>
    <w:rsid w:val="00AC7ECD"/>
    <w:rsid w:val="00AD01EF"/>
    <w:rsid w:val="00AD069A"/>
    <w:rsid w:val="00AD0BC0"/>
    <w:rsid w:val="00AD1540"/>
    <w:rsid w:val="00AD1857"/>
    <w:rsid w:val="00AD2FC5"/>
    <w:rsid w:val="00AD30E3"/>
    <w:rsid w:val="00AD362D"/>
    <w:rsid w:val="00AD38B4"/>
    <w:rsid w:val="00AD4A9F"/>
    <w:rsid w:val="00AD4B17"/>
    <w:rsid w:val="00AD4E92"/>
    <w:rsid w:val="00AD5C98"/>
    <w:rsid w:val="00AD6B1D"/>
    <w:rsid w:val="00AD7122"/>
    <w:rsid w:val="00AD7783"/>
    <w:rsid w:val="00AD7BDA"/>
    <w:rsid w:val="00AE07A8"/>
    <w:rsid w:val="00AE0FDA"/>
    <w:rsid w:val="00AE1EF6"/>
    <w:rsid w:val="00AE1FDB"/>
    <w:rsid w:val="00AE344A"/>
    <w:rsid w:val="00AE3EA0"/>
    <w:rsid w:val="00AE5690"/>
    <w:rsid w:val="00AE56A1"/>
    <w:rsid w:val="00AE69A7"/>
    <w:rsid w:val="00AE7452"/>
    <w:rsid w:val="00AF0A6A"/>
    <w:rsid w:val="00AF0F4A"/>
    <w:rsid w:val="00AF24EB"/>
    <w:rsid w:val="00AF323C"/>
    <w:rsid w:val="00AF3348"/>
    <w:rsid w:val="00AF3748"/>
    <w:rsid w:val="00AF3986"/>
    <w:rsid w:val="00AF3BED"/>
    <w:rsid w:val="00AF48DA"/>
    <w:rsid w:val="00AF4A4F"/>
    <w:rsid w:val="00AF51D1"/>
    <w:rsid w:val="00AF5386"/>
    <w:rsid w:val="00AF71FD"/>
    <w:rsid w:val="00AF7C6D"/>
    <w:rsid w:val="00B004AC"/>
    <w:rsid w:val="00B008E9"/>
    <w:rsid w:val="00B00A72"/>
    <w:rsid w:val="00B01484"/>
    <w:rsid w:val="00B02046"/>
    <w:rsid w:val="00B0350D"/>
    <w:rsid w:val="00B03913"/>
    <w:rsid w:val="00B05FFB"/>
    <w:rsid w:val="00B0743E"/>
    <w:rsid w:val="00B07BA7"/>
    <w:rsid w:val="00B10478"/>
    <w:rsid w:val="00B10A1A"/>
    <w:rsid w:val="00B111D6"/>
    <w:rsid w:val="00B11BB7"/>
    <w:rsid w:val="00B11BF3"/>
    <w:rsid w:val="00B12A63"/>
    <w:rsid w:val="00B141BF"/>
    <w:rsid w:val="00B153FD"/>
    <w:rsid w:val="00B161B0"/>
    <w:rsid w:val="00B16781"/>
    <w:rsid w:val="00B17FE2"/>
    <w:rsid w:val="00B20570"/>
    <w:rsid w:val="00B20828"/>
    <w:rsid w:val="00B20CF0"/>
    <w:rsid w:val="00B21536"/>
    <w:rsid w:val="00B21823"/>
    <w:rsid w:val="00B21C0C"/>
    <w:rsid w:val="00B21C69"/>
    <w:rsid w:val="00B23169"/>
    <w:rsid w:val="00B25450"/>
    <w:rsid w:val="00B25F4C"/>
    <w:rsid w:val="00B2601E"/>
    <w:rsid w:val="00B2650A"/>
    <w:rsid w:val="00B2740D"/>
    <w:rsid w:val="00B277C7"/>
    <w:rsid w:val="00B27FA8"/>
    <w:rsid w:val="00B30134"/>
    <w:rsid w:val="00B307D0"/>
    <w:rsid w:val="00B30EE0"/>
    <w:rsid w:val="00B31FF4"/>
    <w:rsid w:val="00B32176"/>
    <w:rsid w:val="00B32251"/>
    <w:rsid w:val="00B3228B"/>
    <w:rsid w:val="00B32E7F"/>
    <w:rsid w:val="00B33112"/>
    <w:rsid w:val="00B344AE"/>
    <w:rsid w:val="00B34AB3"/>
    <w:rsid w:val="00B35A68"/>
    <w:rsid w:val="00B361A8"/>
    <w:rsid w:val="00B36B48"/>
    <w:rsid w:val="00B3795A"/>
    <w:rsid w:val="00B37CB0"/>
    <w:rsid w:val="00B40BF6"/>
    <w:rsid w:val="00B4124C"/>
    <w:rsid w:val="00B41D09"/>
    <w:rsid w:val="00B42D92"/>
    <w:rsid w:val="00B43E1E"/>
    <w:rsid w:val="00B4420F"/>
    <w:rsid w:val="00B44E5E"/>
    <w:rsid w:val="00B458F1"/>
    <w:rsid w:val="00B4626F"/>
    <w:rsid w:val="00B471BA"/>
    <w:rsid w:val="00B5062C"/>
    <w:rsid w:val="00B5164A"/>
    <w:rsid w:val="00B52119"/>
    <w:rsid w:val="00B541C3"/>
    <w:rsid w:val="00B5473E"/>
    <w:rsid w:val="00B549A4"/>
    <w:rsid w:val="00B5573F"/>
    <w:rsid w:val="00B55948"/>
    <w:rsid w:val="00B56038"/>
    <w:rsid w:val="00B56840"/>
    <w:rsid w:val="00B56D5F"/>
    <w:rsid w:val="00B56D67"/>
    <w:rsid w:val="00B57A63"/>
    <w:rsid w:val="00B601A9"/>
    <w:rsid w:val="00B61939"/>
    <w:rsid w:val="00B637A2"/>
    <w:rsid w:val="00B648CB"/>
    <w:rsid w:val="00B65191"/>
    <w:rsid w:val="00B66AA1"/>
    <w:rsid w:val="00B67570"/>
    <w:rsid w:val="00B67BC4"/>
    <w:rsid w:val="00B70907"/>
    <w:rsid w:val="00B71422"/>
    <w:rsid w:val="00B719B6"/>
    <w:rsid w:val="00B73440"/>
    <w:rsid w:val="00B737D6"/>
    <w:rsid w:val="00B75C0B"/>
    <w:rsid w:val="00B76998"/>
    <w:rsid w:val="00B80554"/>
    <w:rsid w:val="00B805F1"/>
    <w:rsid w:val="00B823CE"/>
    <w:rsid w:val="00B82B79"/>
    <w:rsid w:val="00B82DFB"/>
    <w:rsid w:val="00B848D0"/>
    <w:rsid w:val="00B84AF5"/>
    <w:rsid w:val="00B8541A"/>
    <w:rsid w:val="00B8588D"/>
    <w:rsid w:val="00B863B1"/>
    <w:rsid w:val="00B877C8"/>
    <w:rsid w:val="00B87865"/>
    <w:rsid w:val="00B87ADF"/>
    <w:rsid w:val="00B9084F"/>
    <w:rsid w:val="00B908D0"/>
    <w:rsid w:val="00B90D98"/>
    <w:rsid w:val="00B9152C"/>
    <w:rsid w:val="00B91680"/>
    <w:rsid w:val="00B930FA"/>
    <w:rsid w:val="00B9318D"/>
    <w:rsid w:val="00B93259"/>
    <w:rsid w:val="00B93DCC"/>
    <w:rsid w:val="00B96B41"/>
    <w:rsid w:val="00B97258"/>
    <w:rsid w:val="00B97436"/>
    <w:rsid w:val="00B97BB1"/>
    <w:rsid w:val="00BA09FF"/>
    <w:rsid w:val="00BA11AE"/>
    <w:rsid w:val="00BA1364"/>
    <w:rsid w:val="00BA1A39"/>
    <w:rsid w:val="00BA2728"/>
    <w:rsid w:val="00BA5BFF"/>
    <w:rsid w:val="00BA5EDF"/>
    <w:rsid w:val="00BA6093"/>
    <w:rsid w:val="00BB0DC2"/>
    <w:rsid w:val="00BB113A"/>
    <w:rsid w:val="00BB1671"/>
    <w:rsid w:val="00BB1DFC"/>
    <w:rsid w:val="00BB1F92"/>
    <w:rsid w:val="00BB21B5"/>
    <w:rsid w:val="00BB2EF3"/>
    <w:rsid w:val="00BB33A9"/>
    <w:rsid w:val="00BB4B81"/>
    <w:rsid w:val="00BB4EE3"/>
    <w:rsid w:val="00BB652A"/>
    <w:rsid w:val="00BB7735"/>
    <w:rsid w:val="00BB7AAB"/>
    <w:rsid w:val="00BB7DFA"/>
    <w:rsid w:val="00BC0918"/>
    <w:rsid w:val="00BC0CE7"/>
    <w:rsid w:val="00BC1BF8"/>
    <w:rsid w:val="00BC3169"/>
    <w:rsid w:val="00BC69A6"/>
    <w:rsid w:val="00BC777E"/>
    <w:rsid w:val="00BD0C0C"/>
    <w:rsid w:val="00BD2B2F"/>
    <w:rsid w:val="00BD2CC6"/>
    <w:rsid w:val="00BD3069"/>
    <w:rsid w:val="00BD32D2"/>
    <w:rsid w:val="00BD37C0"/>
    <w:rsid w:val="00BD3A55"/>
    <w:rsid w:val="00BD3AE1"/>
    <w:rsid w:val="00BD3E17"/>
    <w:rsid w:val="00BD403B"/>
    <w:rsid w:val="00BD445E"/>
    <w:rsid w:val="00BD54D0"/>
    <w:rsid w:val="00BD5B6E"/>
    <w:rsid w:val="00BD635B"/>
    <w:rsid w:val="00BD7A36"/>
    <w:rsid w:val="00BE0181"/>
    <w:rsid w:val="00BE082C"/>
    <w:rsid w:val="00BE10D7"/>
    <w:rsid w:val="00BE19A9"/>
    <w:rsid w:val="00BE267C"/>
    <w:rsid w:val="00BE4803"/>
    <w:rsid w:val="00BE6EFD"/>
    <w:rsid w:val="00BE74D5"/>
    <w:rsid w:val="00BE7607"/>
    <w:rsid w:val="00BE76CD"/>
    <w:rsid w:val="00BE7FD5"/>
    <w:rsid w:val="00BF11D7"/>
    <w:rsid w:val="00BF2065"/>
    <w:rsid w:val="00BF32CB"/>
    <w:rsid w:val="00BF36AC"/>
    <w:rsid w:val="00BF5DE0"/>
    <w:rsid w:val="00BF5F31"/>
    <w:rsid w:val="00C002B8"/>
    <w:rsid w:val="00C00A1A"/>
    <w:rsid w:val="00C00DC2"/>
    <w:rsid w:val="00C00E4C"/>
    <w:rsid w:val="00C00E9B"/>
    <w:rsid w:val="00C0101E"/>
    <w:rsid w:val="00C01719"/>
    <w:rsid w:val="00C02CEC"/>
    <w:rsid w:val="00C042D2"/>
    <w:rsid w:val="00C0464C"/>
    <w:rsid w:val="00C04900"/>
    <w:rsid w:val="00C04ABE"/>
    <w:rsid w:val="00C05B07"/>
    <w:rsid w:val="00C05F0C"/>
    <w:rsid w:val="00C0657E"/>
    <w:rsid w:val="00C068C4"/>
    <w:rsid w:val="00C074C1"/>
    <w:rsid w:val="00C10332"/>
    <w:rsid w:val="00C1096D"/>
    <w:rsid w:val="00C11CF3"/>
    <w:rsid w:val="00C12DFC"/>
    <w:rsid w:val="00C14149"/>
    <w:rsid w:val="00C142F6"/>
    <w:rsid w:val="00C14540"/>
    <w:rsid w:val="00C1527C"/>
    <w:rsid w:val="00C1528A"/>
    <w:rsid w:val="00C15F5D"/>
    <w:rsid w:val="00C16076"/>
    <w:rsid w:val="00C17A52"/>
    <w:rsid w:val="00C17D73"/>
    <w:rsid w:val="00C215C8"/>
    <w:rsid w:val="00C22350"/>
    <w:rsid w:val="00C22536"/>
    <w:rsid w:val="00C22632"/>
    <w:rsid w:val="00C2447F"/>
    <w:rsid w:val="00C24E08"/>
    <w:rsid w:val="00C26A31"/>
    <w:rsid w:val="00C30724"/>
    <w:rsid w:val="00C31D75"/>
    <w:rsid w:val="00C3265C"/>
    <w:rsid w:val="00C32D2E"/>
    <w:rsid w:val="00C33DF9"/>
    <w:rsid w:val="00C3497E"/>
    <w:rsid w:val="00C34CA7"/>
    <w:rsid w:val="00C350B2"/>
    <w:rsid w:val="00C3595C"/>
    <w:rsid w:val="00C373A8"/>
    <w:rsid w:val="00C37FB9"/>
    <w:rsid w:val="00C410A3"/>
    <w:rsid w:val="00C4124B"/>
    <w:rsid w:val="00C4153E"/>
    <w:rsid w:val="00C415DF"/>
    <w:rsid w:val="00C41722"/>
    <w:rsid w:val="00C41BF8"/>
    <w:rsid w:val="00C4353D"/>
    <w:rsid w:val="00C443FA"/>
    <w:rsid w:val="00C44744"/>
    <w:rsid w:val="00C44754"/>
    <w:rsid w:val="00C466F0"/>
    <w:rsid w:val="00C4714B"/>
    <w:rsid w:val="00C4781E"/>
    <w:rsid w:val="00C4789E"/>
    <w:rsid w:val="00C506F7"/>
    <w:rsid w:val="00C531A7"/>
    <w:rsid w:val="00C53C47"/>
    <w:rsid w:val="00C5462B"/>
    <w:rsid w:val="00C554A6"/>
    <w:rsid w:val="00C56FEB"/>
    <w:rsid w:val="00C6017D"/>
    <w:rsid w:val="00C61B05"/>
    <w:rsid w:val="00C6233D"/>
    <w:rsid w:val="00C636C8"/>
    <w:rsid w:val="00C64842"/>
    <w:rsid w:val="00C64F1C"/>
    <w:rsid w:val="00C658E7"/>
    <w:rsid w:val="00C65969"/>
    <w:rsid w:val="00C65ADD"/>
    <w:rsid w:val="00C72217"/>
    <w:rsid w:val="00C72274"/>
    <w:rsid w:val="00C72280"/>
    <w:rsid w:val="00C72777"/>
    <w:rsid w:val="00C7335A"/>
    <w:rsid w:val="00C73DB9"/>
    <w:rsid w:val="00C745AB"/>
    <w:rsid w:val="00C74723"/>
    <w:rsid w:val="00C74C05"/>
    <w:rsid w:val="00C751A0"/>
    <w:rsid w:val="00C759BA"/>
    <w:rsid w:val="00C76215"/>
    <w:rsid w:val="00C76919"/>
    <w:rsid w:val="00C76A16"/>
    <w:rsid w:val="00C7780A"/>
    <w:rsid w:val="00C77C6F"/>
    <w:rsid w:val="00C8033E"/>
    <w:rsid w:val="00C80B92"/>
    <w:rsid w:val="00C813D3"/>
    <w:rsid w:val="00C829B3"/>
    <w:rsid w:val="00C83844"/>
    <w:rsid w:val="00C83C75"/>
    <w:rsid w:val="00C83C81"/>
    <w:rsid w:val="00C84266"/>
    <w:rsid w:val="00C84560"/>
    <w:rsid w:val="00C85E1B"/>
    <w:rsid w:val="00C86A8F"/>
    <w:rsid w:val="00C9072B"/>
    <w:rsid w:val="00C91DDA"/>
    <w:rsid w:val="00C92881"/>
    <w:rsid w:val="00C92F89"/>
    <w:rsid w:val="00C93597"/>
    <w:rsid w:val="00C935C2"/>
    <w:rsid w:val="00C93AA3"/>
    <w:rsid w:val="00C93AE4"/>
    <w:rsid w:val="00C947A0"/>
    <w:rsid w:val="00C9494F"/>
    <w:rsid w:val="00C94957"/>
    <w:rsid w:val="00C9683F"/>
    <w:rsid w:val="00C96A95"/>
    <w:rsid w:val="00C96B5D"/>
    <w:rsid w:val="00C96D27"/>
    <w:rsid w:val="00C9707D"/>
    <w:rsid w:val="00CA074F"/>
    <w:rsid w:val="00CA0887"/>
    <w:rsid w:val="00CA11E7"/>
    <w:rsid w:val="00CA1209"/>
    <w:rsid w:val="00CA14A5"/>
    <w:rsid w:val="00CA2518"/>
    <w:rsid w:val="00CA2E6F"/>
    <w:rsid w:val="00CA2EE4"/>
    <w:rsid w:val="00CA5467"/>
    <w:rsid w:val="00CA5532"/>
    <w:rsid w:val="00CA604B"/>
    <w:rsid w:val="00CA613F"/>
    <w:rsid w:val="00CA69A3"/>
    <w:rsid w:val="00CA79FC"/>
    <w:rsid w:val="00CA7F29"/>
    <w:rsid w:val="00CB0143"/>
    <w:rsid w:val="00CB017B"/>
    <w:rsid w:val="00CB0287"/>
    <w:rsid w:val="00CB1152"/>
    <w:rsid w:val="00CB1283"/>
    <w:rsid w:val="00CB1717"/>
    <w:rsid w:val="00CB1722"/>
    <w:rsid w:val="00CB234E"/>
    <w:rsid w:val="00CB2469"/>
    <w:rsid w:val="00CB258A"/>
    <w:rsid w:val="00CB353A"/>
    <w:rsid w:val="00CB49AB"/>
    <w:rsid w:val="00CB4ACE"/>
    <w:rsid w:val="00CB4CE0"/>
    <w:rsid w:val="00CB6A25"/>
    <w:rsid w:val="00CB6F30"/>
    <w:rsid w:val="00CB72AA"/>
    <w:rsid w:val="00CB73DA"/>
    <w:rsid w:val="00CB7439"/>
    <w:rsid w:val="00CC0960"/>
    <w:rsid w:val="00CC1139"/>
    <w:rsid w:val="00CC12BB"/>
    <w:rsid w:val="00CC191C"/>
    <w:rsid w:val="00CC1AA8"/>
    <w:rsid w:val="00CC2C3E"/>
    <w:rsid w:val="00CC3466"/>
    <w:rsid w:val="00CC34B4"/>
    <w:rsid w:val="00CC39F6"/>
    <w:rsid w:val="00CC3A76"/>
    <w:rsid w:val="00CC58FF"/>
    <w:rsid w:val="00CC6379"/>
    <w:rsid w:val="00CC6B53"/>
    <w:rsid w:val="00CD14FF"/>
    <w:rsid w:val="00CD16EA"/>
    <w:rsid w:val="00CD3688"/>
    <w:rsid w:val="00CD3BD3"/>
    <w:rsid w:val="00CD40A3"/>
    <w:rsid w:val="00CD4575"/>
    <w:rsid w:val="00CD5B8D"/>
    <w:rsid w:val="00CD5EB7"/>
    <w:rsid w:val="00CD6DD4"/>
    <w:rsid w:val="00CD7230"/>
    <w:rsid w:val="00CD7FA3"/>
    <w:rsid w:val="00CE0D51"/>
    <w:rsid w:val="00CE1F19"/>
    <w:rsid w:val="00CE24C8"/>
    <w:rsid w:val="00CE57C9"/>
    <w:rsid w:val="00CE5E7B"/>
    <w:rsid w:val="00CE6D10"/>
    <w:rsid w:val="00CE7361"/>
    <w:rsid w:val="00CE7473"/>
    <w:rsid w:val="00CF06C2"/>
    <w:rsid w:val="00CF12EF"/>
    <w:rsid w:val="00CF1FDD"/>
    <w:rsid w:val="00CF2458"/>
    <w:rsid w:val="00CF246C"/>
    <w:rsid w:val="00CF32DF"/>
    <w:rsid w:val="00CF3B1B"/>
    <w:rsid w:val="00CF3C6C"/>
    <w:rsid w:val="00CF4641"/>
    <w:rsid w:val="00CF4869"/>
    <w:rsid w:val="00CF49DE"/>
    <w:rsid w:val="00CF5390"/>
    <w:rsid w:val="00CF54C3"/>
    <w:rsid w:val="00CF65D5"/>
    <w:rsid w:val="00CF68AA"/>
    <w:rsid w:val="00CF6CDD"/>
    <w:rsid w:val="00D0011F"/>
    <w:rsid w:val="00D042AA"/>
    <w:rsid w:val="00D04933"/>
    <w:rsid w:val="00D04A91"/>
    <w:rsid w:val="00D04D7C"/>
    <w:rsid w:val="00D04F2D"/>
    <w:rsid w:val="00D05C3D"/>
    <w:rsid w:val="00D061C9"/>
    <w:rsid w:val="00D07BD8"/>
    <w:rsid w:val="00D07FC2"/>
    <w:rsid w:val="00D106B6"/>
    <w:rsid w:val="00D11968"/>
    <w:rsid w:val="00D11E72"/>
    <w:rsid w:val="00D11FBD"/>
    <w:rsid w:val="00D12154"/>
    <w:rsid w:val="00D13072"/>
    <w:rsid w:val="00D137EE"/>
    <w:rsid w:val="00D13D5E"/>
    <w:rsid w:val="00D14854"/>
    <w:rsid w:val="00D15271"/>
    <w:rsid w:val="00D15443"/>
    <w:rsid w:val="00D158D0"/>
    <w:rsid w:val="00D15938"/>
    <w:rsid w:val="00D15D70"/>
    <w:rsid w:val="00D15DB6"/>
    <w:rsid w:val="00D15DFA"/>
    <w:rsid w:val="00D15E4B"/>
    <w:rsid w:val="00D163A8"/>
    <w:rsid w:val="00D16485"/>
    <w:rsid w:val="00D172CB"/>
    <w:rsid w:val="00D175BD"/>
    <w:rsid w:val="00D178D7"/>
    <w:rsid w:val="00D17D9F"/>
    <w:rsid w:val="00D17DAF"/>
    <w:rsid w:val="00D20CF6"/>
    <w:rsid w:val="00D20FFC"/>
    <w:rsid w:val="00D220F5"/>
    <w:rsid w:val="00D23DC2"/>
    <w:rsid w:val="00D23F78"/>
    <w:rsid w:val="00D259E4"/>
    <w:rsid w:val="00D25E1B"/>
    <w:rsid w:val="00D33CEB"/>
    <w:rsid w:val="00D34E8E"/>
    <w:rsid w:val="00D34FEC"/>
    <w:rsid w:val="00D3514F"/>
    <w:rsid w:val="00D35184"/>
    <w:rsid w:val="00D358BD"/>
    <w:rsid w:val="00D35F2D"/>
    <w:rsid w:val="00D365CC"/>
    <w:rsid w:val="00D378E4"/>
    <w:rsid w:val="00D409BF"/>
    <w:rsid w:val="00D42FB6"/>
    <w:rsid w:val="00D43D3B"/>
    <w:rsid w:val="00D44D07"/>
    <w:rsid w:val="00D45182"/>
    <w:rsid w:val="00D4583E"/>
    <w:rsid w:val="00D46ABF"/>
    <w:rsid w:val="00D471D3"/>
    <w:rsid w:val="00D474C8"/>
    <w:rsid w:val="00D50F06"/>
    <w:rsid w:val="00D51CE0"/>
    <w:rsid w:val="00D53105"/>
    <w:rsid w:val="00D5373B"/>
    <w:rsid w:val="00D5484A"/>
    <w:rsid w:val="00D54B19"/>
    <w:rsid w:val="00D55E23"/>
    <w:rsid w:val="00D5699F"/>
    <w:rsid w:val="00D57316"/>
    <w:rsid w:val="00D60016"/>
    <w:rsid w:val="00D61025"/>
    <w:rsid w:val="00D61069"/>
    <w:rsid w:val="00D61330"/>
    <w:rsid w:val="00D6172B"/>
    <w:rsid w:val="00D6368A"/>
    <w:rsid w:val="00D657A4"/>
    <w:rsid w:val="00D66771"/>
    <w:rsid w:val="00D67AE6"/>
    <w:rsid w:val="00D67E0D"/>
    <w:rsid w:val="00D7091E"/>
    <w:rsid w:val="00D7101D"/>
    <w:rsid w:val="00D71737"/>
    <w:rsid w:val="00D7260E"/>
    <w:rsid w:val="00D72662"/>
    <w:rsid w:val="00D73356"/>
    <w:rsid w:val="00D74118"/>
    <w:rsid w:val="00D744F2"/>
    <w:rsid w:val="00D74714"/>
    <w:rsid w:val="00D74E5D"/>
    <w:rsid w:val="00D759D4"/>
    <w:rsid w:val="00D75C64"/>
    <w:rsid w:val="00D765A0"/>
    <w:rsid w:val="00D769D1"/>
    <w:rsid w:val="00D76A0B"/>
    <w:rsid w:val="00D77950"/>
    <w:rsid w:val="00D77AF5"/>
    <w:rsid w:val="00D80744"/>
    <w:rsid w:val="00D82543"/>
    <w:rsid w:val="00D82C68"/>
    <w:rsid w:val="00D83811"/>
    <w:rsid w:val="00D83C62"/>
    <w:rsid w:val="00D84B6A"/>
    <w:rsid w:val="00D84C3B"/>
    <w:rsid w:val="00D84F4F"/>
    <w:rsid w:val="00D8501E"/>
    <w:rsid w:val="00D8524A"/>
    <w:rsid w:val="00D85AEC"/>
    <w:rsid w:val="00D867E9"/>
    <w:rsid w:val="00D867F8"/>
    <w:rsid w:val="00D904B3"/>
    <w:rsid w:val="00D90609"/>
    <w:rsid w:val="00D91385"/>
    <w:rsid w:val="00D9288C"/>
    <w:rsid w:val="00D92BB9"/>
    <w:rsid w:val="00D92BC5"/>
    <w:rsid w:val="00D93395"/>
    <w:rsid w:val="00D94119"/>
    <w:rsid w:val="00D94787"/>
    <w:rsid w:val="00D94FC1"/>
    <w:rsid w:val="00D95295"/>
    <w:rsid w:val="00D966E6"/>
    <w:rsid w:val="00DA13C5"/>
    <w:rsid w:val="00DA23CD"/>
    <w:rsid w:val="00DA27C7"/>
    <w:rsid w:val="00DA27DF"/>
    <w:rsid w:val="00DA33BA"/>
    <w:rsid w:val="00DA4A03"/>
    <w:rsid w:val="00DA4AC1"/>
    <w:rsid w:val="00DA4D85"/>
    <w:rsid w:val="00DA4E2D"/>
    <w:rsid w:val="00DA6B1E"/>
    <w:rsid w:val="00DB0EC3"/>
    <w:rsid w:val="00DB198C"/>
    <w:rsid w:val="00DB1B73"/>
    <w:rsid w:val="00DB2F6D"/>
    <w:rsid w:val="00DB3718"/>
    <w:rsid w:val="00DB38D4"/>
    <w:rsid w:val="00DB3982"/>
    <w:rsid w:val="00DB3B95"/>
    <w:rsid w:val="00DB4285"/>
    <w:rsid w:val="00DB4A7A"/>
    <w:rsid w:val="00DC0B19"/>
    <w:rsid w:val="00DC1055"/>
    <w:rsid w:val="00DC17C6"/>
    <w:rsid w:val="00DC2055"/>
    <w:rsid w:val="00DC2E52"/>
    <w:rsid w:val="00DC2EC8"/>
    <w:rsid w:val="00DC33C5"/>
    <w:rsid w:val="00DC34D3"/>
    <w:rsid w:val="00DC458D"/>
    <w:rsid w:val="00DC5125"/>
    <w:rsid w:val="00DC6B01"/>
    <w:rsid w:val="00DC7E9D"/>
    <w:rsid w:val="00DD159B"/>
    <w:rsid w:val="00DD16C0"/>
    <w:rsid w:val="00DD2B8A"/>
    <w:rsid w:val="00DD2FD3"/>
    <w:rsid w:val="00DD30EB"/>
    <w:rsid w:val="00DD3D10"/>
    <w:rsid w:val="00DD47A1"/>
    <w:rsid w:val="00DD5BA3"/>
    <w:rsid w:val="00DD6F27"/>
    <w:rsid w:val="00DD77A0"/>
    <w:rsid w:val="00DD7930"/>
    <w:rsid w:val="00DD7CBD"/>
    <w:rsid w:val="00DD7D21"/>
    <w:rsid w:val="00DE12BE"/>
    <w:rsid w:val="00DE1799"/>
    <w:rsid w:val="00DE34C7"/>
    <w:rsid w:val="00DE48BC"/>
    <w:rsid w:val="00DE5B43"/>
    <w:rsid w:val="00DE5B7D"/>
    <w:rsid w:val="00DE6329"/>
    <w:rsid w:val="00DE6986"/>
    <w:rsid w:val="00DE7198"/>
    <w:rsid w:val="00DF0095"/>
    <w:rsid w:val="00DF0DBC"/>
    <w:rsid w:val="00DF10E7"/>
    <w:rsid w:val="00DF2176"/>
    <w:rsid w:val="00DF287D"/>
    <w:rsid w:val="00DF38AB"/>
    <w:rsid w:val="00DF3D71"/>
    <w:rsid w:val="00DF4FED"/>
    <w:rsid w:val="00DF52FD"/>
    <w:rsid w:val="00DF6920"/>
    <w:rsid w:val="00DF6A5B"/>
    <w:rsid w:val="00DF6B4B"/>
    <w:rsid w:val="00DF7609"/>
    <w:rsid w:val="00DF7EBC"/>
    <w:rsid w:val="00E000BB"/>
    <w:rsid w:val="00E00204"/>
    <w:rsid w:val="00E0030B"/>
    <w:rsid w:val="00E007BF"/>
    <w:rsid w:val="00E00D1D"/>
    <w:rsid w:val="00E015F2"/>
    <w:rsid w:val="00E020B4"/>
    <w:rsid w:val="00E02372"/>
    <w:rsid w:val="00E0325E"/>
    <w:rsid w:val="00E05828"/>
    <w:rsid w:val="00E06ADC"/>
    <w:rsid w:val="00E06DCA"/>
    <w:rsid w:val="00E0754E"/>
    <w:rsid w:val="00E07EDF"/>
    <w:rsid w:val="00E113D3"/>
    <w:rsid w:val="00E1168F"/>
    <w:rsid w:val="00E11738"/>
    <w:rsid w:val="00E11EC8"/>
    <w:rsid w:val="00E12116"/>
    <w:rsid w:val="00E12289"/>
    <w:rsid w:val="00E12715"/>
    <w:rsid w:val="00E12B87"/>
    <w:rsid w:val="00E135A8"/>
    <w:rsid w:val="00E14762"/>
    <w:rsid w:val="00E155E3"/>
    <w:rsid w:val="00E15D88"/>
    <w:rsid w:val="00E17562"/>
    <w:rsid w:val="00E175FB"/>
    <w:rsid w:val="00E17D70"/>
    <w:rsid w:val="00E2014D"/>
    <w:rsid w:val="00E209C0"/>
    <w:rsid w:val="00E20AA1"/>
    <w:rsid w:val="00E2175C"/>
    <w:rsid w:val="00E217EA"/>
    <w:rsid w:val="00E21A94"/>
    <w:rsid w:val="00E2244A"/>
    <w:rsid w:val="00E2378D"/>
    <w:rsid w:val="00E2481D"/>
    <w:rsid w:val="00E25F03"/>
    <w:rsid w:val="00E25F31"/>
    <w:rsid w:val="00E26831"/>
    <w:rsid w:val="00E26A76"/>
    <w:rsid w:val="00E26AFA"/>
    <w:rsid w:val="00E26F5A"/>
    <w:rsid w:val="00E2758A"/>
    <w:rsid w:val="00E305F4"/>
    <w:rsid w:val="00E314FA"/>
    <w:rsid w:val="00E31FE4"/>
    <w:rsid w:val="00E326D8"/>
    <w:rsid w:val="00E327E2"/>
    <w:rsid w:val="00E32DF7"/>
    <w:rsid w:val="00E3303F"/>
    <w:rsid w:val="00E34AD4"/>
    <w:rsid w:val="00E355A6"/>
    <w:rsid w:val="00E359BE"/>
    <w:rsid w:val="00E36052"/>
    <w:rsid w:val="00E360CC"/>
    <w:rsid w:val="00E3617D"/>
    <w:rsid w:val="00E36242"/>
    <w:rsid w:val="00E36E91"/>
    <w:rsid w:val="00E36F04"/>
    <w:rsid w:val="00E370C9"/>
    <w:rsid w:val="00E41FA1"/>
    <w:rsid w:val="00E43577"/>
    <w:rsid w:val="00E43843"/>
    <w:rsid w:val="00E4529A"/>
    <w:rsid w:val="00E45F17"/>
    <w:rsid w:val="00E46C09"/>
    <w:rsid w:val="00E470D3"/>
    <w:rsid w:val="00E50425"/>
    <w:rsid w:val="00E50A15"/>
    <w:rsid w:val="00E513A6"/>
    <w:rsid w:val="00E516FA"/>
    <w:rsid w:val="00E51D1B"/>
    <w:rsid w:val="00E525F7"/>
    <w:rsid w:val="00E565EF"/>
    <w:rsid w:val="00E566FA"/>
    <w:rsid w:val="00E573CD"/>
    <w:rsid w:val="00E60619"/>
    <w:rsid w:val="00E60A2E"/>
    <w:rsid w:val="00E624AE"/>
    <w:rsid w:val="00E62CA2"/>
    <w:rsid w:val="00E63558"/>
    <w:rsid w:val="00E63BAF"/>
    <w:rsid w:val="00E63D56"/>
    <w:rsid w:val="00E63EB5"/>
    <w:rsid w:val="00E65B44"/>
    <w:rsid w:val="00E660BA"/>
    <w:rsid w:val="00E6611F"/>
    <w:rsid w:val="00E665B4"/>
    <w:rsid w:val="00E667E4"/>
    <w:rsid w:val="00E66E01"/>
    <w:rsid w:val="00E67037"/>
    <w:rsid w:val="00E67A75"/>
    <w:rsid w:val="00E706CA"/>
    <w:rsid w:val="00E70BBE"/>
    <w:rsid w:val="00E70C31"/>
    <w:rsid w:val="00E717D4"/>
    <w:rsid w:val="00E7276A"/>
    <w:rsid w:val="00E72DF8"/>
    <w:rsid w:val="00E73024"/>
    <w:rsid w:val="00E73092"/>
    <w:rsid w:val="00E739B3"/>
    <w:rsid w:val="00E76E91"/>
    <w:rsid w:val="00E774B4"/>
    <w:rsid w:val="00E77C38"/>
    <w:rsid w:val="00E77EE1"/>
    <w:rsid w:val="00E80D72"/>
    <w:rsid w:val="00E81558"/>
    <w:rsid w:val="00E8369E"/>
    <w:rsid w:val="00E83886"/>
    <w:rsid w:val="00E85590"/>
    <w:rsid w:val="00E85AEE"/>
    <w:rsid w:val="00E861D6"/>
    <w:rsid w:val="00E87610"/>
    <w:rsid w:val="00E90455"/>
    <w:rsid w:val="00E907DC"/>
    <w:rsid w:val="00E91A9C"/>
    <w:rsid w:val="00E927F6"/>
    <w:rsid w:val="00E953CE"/>
    <w:rsid w:val="00E95ABE"/>
    <w:rsid w:val="00E95E8B"/>
    <w:rsid w:val="00E96DFD"/>
    <w:rsid w:val="00EA05FD"/>
    <w:rsid w:val="00EA0DD4"/>
    <w:rsid w:val="00EA1779"/>
    <w:rsid w:val="00EA20EC"/>
    <w:rsid w:val="00EA2EDB"/>
    <w:rsid w:val="00EA3194"/>
    <w:rsid w:val="00EA492F"/>
    <w:rsid w:val="00EA4BDC"/>
    <w:rsid w:val="00EA5B62"/>
    <w:rsid w:val="00EA62D0"/>
    <w:rsid w:val="00EA63F3"/>
    <w:rsid w:val="00EA71B4"/>
    <w:rsid w:val="00EA79E1"/>
    <w:rsid w:val="00EB01FB"/>
    <w:rsid w:val="00EB06CD"/>
    <w:rsid w:val="00EB09AA"/>
    <w:rsid w:val="00EB0EAE"/>
    <w:rsid w:val="00EB128D"/>
    <w:rsid w:val="00EB12F8"/>
    <w:rsid w:val="00EB21B1"/>
    <w:rsid w:val="00EB34B6"/>
    <w:rsid w:val="00EB474A"/>
    <w:rsid w:val="00EB4EB3"/>
    <w:rsid w:val="00EB5009"/>
    <w:rsid w:val="00EB532D"/>
    <w:rsid w:val="00EB7834"/>
    <w:rsid w:val="00EB792F"/>
    <w:rsid w:val="00EC10E4"/>
    <w:rsid w:val="00EC331F"/>
    <w:rsid w:val="00EC3FCB"/>
    <w:rsid w:val="00EC420B"/>
    <w:rsid w:val="00EC4290"/>
    <w:rsid w:val="00EC4502"/>
    <w:rsid w:val="00EC54A5"/>
    <w:rsid w:val="00EC6504"/>
    <w:rsid w:val="00EC66B3"/>
    <w:rsid w:val="00EC6802"/>
    <w:rsid w:val="00EC688E"/>
    <w:rsid w:val="00EC6E3F"/>
    <w:rsid w:val="00EC78D9"/>
    <w:rsid w:val="00EC7B79"/>
    <w:rsid w:val="00ED06D6"/>
    <w:rsid w:val="00ED0AE0"/>
    <w:rsid w:val="00ED1C55"/>
    <w:rsid w:val="00ED2A1B"/>
    <w:rsid w:val="00ED370B"/>
    <w:rsid w:val="00ED3728"/>
    <w:rsid w:val="00ED399C"/>
    <w:rsid w:val="00ED46A4"/>
    <w:rsid w:val="00ED4F25"/>
    <w:rsid w:val="00ED6AD5"/>
    <w:rsid w:val="00EE04FD"/>
    <w:rsid w:val="00EE13FC"/>
    <w:rsid w:val="00EE15D4"/>
    <w:rsid w:val="00EE3489"/>
    <w:rsid w:val="00EE38D1"/>
    <w:rsid w:val="00EE3988"/>
    <w:rsid w:val="00EE4387"/>
    <w:rsid w:val="00EE5059"/>
    <w:rsid w:val="00EE6E56"/>
    <w:rsid w:val="00EE79B9"/>
    <w:rsid w:val="00EF2DAC"/>
    <w:rsid w:val="00EF307D"/>
    <w:rsid w:val="00EF3123"/>
    <w:rsid w:val="00EF4528"/>
    <w:rsid w:val="00EF48AB"/>
    <w:rsid w:val="00EF4D90"/>
    <w:rsid w:val="00EF665D"/>
    <w:rsid w:val="00EF6D72"/>
    <w:rsid w:val="00EF6FF7"/>
    <w:rsid w:val="00EF71A3"/>
    <w:rsid w:val="00EF7F7E"/>
    <w:rsid w:val="00EF7FF0"/>
    <w:rsid w:val="00F00432"/>
    <w:rsid w:val="00F01160"/>
    <w:rsid w:val="00F012FF"/>
    <w:rsid w:val="00F016FC"/>
    <w:rsid w:val="00F0254F"/>
    <w:rsid w:val="00F02F8B"/>
    <w:rsid w:val="00F04036"/>
    <w:rsid w:val="00F04773"/>
    <w:rsid w:val="00F04A13"/>
    <w:rsid w:val="00F04B7F"/>
    <w:rsid w:val="00F0543B"/>
    <w:rsid w:val="00F066C6"/>
    <w:rsid w:val="00F06779"/>
    <w:rsid w:val="00F06894"/>
    <w:rsid w:val="00F06D14"/>
    <w:rsid w:val="00F07090"/>
    <w:rsid w:val="00F07D01"/>
    <w:rsid w:val="00F07F7F"/>
    <w:rsid w:val="00F105FE"/>
    <w:rsid w:val="00F117AC"/>
    <w:rsid w:val="00F11AAE"/>
    <w:rsid w:val="00F1285C"/>
    <w:rsid w:val="00F14E33"/>
    <w:rsid w:val="00F162C8"/>
    <w:rsid w:val="00F1637E"/>
    <w:rsid w:val="00F16721"/>
    <w:rsid w:val="00F17492"/>
    <w:rsid w:val="00F2003F"/>
    <w:rsid w:val="00F20626"/>
    <w:rsid w:val="00F20696"/>
    <w:rsid w:val="00F2329D"/>
    <w:rsid w:val="00F23B6A"/>
    <w:rsid w:val="00F24533"/>
    <w:rsid w:val="00F247DF"/>
    <w:rsid w:val="00F25ECF"/>
    <w:rsid w:val="00F263C7"/>
    <w:rsid w:val="00F26B0C"/>
    <w:rsid w:val="00F2769B"/>
    <w:rsid w:val="00F27E7D"/>
    <w:rsid w:val="00F3006B"/>
    <w:rsid w:val="00F30F79"/>
    <w:rsid w:val="00F31031"/>
    <w:rsid w:val="00F3108A"/>
    <w:rsid w:val="00F3196C"/>
    <w:rsid w:val="00F3201E"/>
    <w:rsid w:val="00F320BB"/>
    <w:rsid w:val="00F32618"/>
    <w:rsid w:val="00F32920"/>
    <w:rsid w:val="00F32FA4"/>
    <w:rsid w:val="00F33E5D"/>
    <w:rsid w:val="00F3469E"/>
    <w:rsid w:val="00F34EDB"/>
    <w:rsid w:val="00F359C2"/>
    <w:rsid w:val="00F35A21"/>
    <w:rsid w:val="00F368CA"/>
    <w:rsid w:val="00F377A6"/>
    <w:rsid w:val="00F40451"/>
    <w:rsid w:val="00F40C36"/>
    <w:rsid w:val="00F413D0"/>
    <w:rsid w:val="00F41C8B"/>
    <w:rsid w:val="00F41D5F"/>
    <w:rsid w:val="00F41D61"/>
    <w:rsid w:val="00F42980"/>
    <w:rsid w:val="00F42D77"/>
    <w:rsid w:val="00F43FA6"/>
    <w:rsid w:val="00F446FA"/>
    <w:rsid w:val="00F46D4B"/>
    <w:rsid w:val="00F47418"/>
    <w:rsid w:val="00F50C23"/>
    <w:rsid w:val="00F517EF"/>
    <w:rsid w:val="00F51D15"/>
    <w:rsid w:val="00F52B21"/>
    <w:rsid w:val="00F52B8A"/>
    <w:rsid w:val="00F52C32"/>
    <w:rsid w:val="00F5353E"/>
    <w:rsid w:val="00F535D1"/>
    <w:rsid w:val="00F53EF2"/>
    <w:rsid w:val="00F54034"/>
    <w:rsid w:val="00F544C6"/>
    <w:rsid w:val="00F54C4E"/>
    <w:rsid w:val="00F54C5D"/>
    <w:rsid w:val="00F54E72"/>
    <w:rsid w:val="00F54FB1"/>
    <w:rsid w:val="00F55D55"/>
    <w:rsid w:val="00F56AB2"/>
    <w:rsid w:val="00F579B6"/>
    <w:rsid w:val="00F57B63"/>
    <w:rsid w:val="00F57CC1"/>
    <w:rsid w:val="00F57DDF"/>
    <w:rsid w:val="00F61279"/>
    <w:rsid w:val="00F6267E"/>
    <w:rsid w:val="00F6280A"/>
    <w:rsid w:val="00F62964"/>
    <w:rsid w:val="00F62FFA"/>
    <w:rsid w:val="00F6365C"/>
    <w:rsid w:val="00F63F1F"/>
    <w:rsid w:val="00F66BD6"/>
    <w:rsid w:val="00F67494"/>
    <w:rsid w:val="00F67943"/>
    <w:rsid w:val="00F70946"/>
    <w:rsid w:val="00F70D70"/>
    <w:rsid w:val="00F714BE"/>
    <w:rsid w:val="00F72AE7"/>
    <w:rsid w:val="00F73B32"/>
    <w:rsid w:val="00F74251"/>
    <w:rsid w:val="00F7454B"/>
    <w:rsid w:val="00F745BB"/>
    <w:rsid w:val="00F74E5F"/>
    <w:rsid w:val="00F76577"/>
    <w:rsid w:val="00F77344"/>
    <w:rsid w:val="00F773D2"/>
    <w:rsid w:val="00F77529"/>
    <w:rsid w:val="00F7753E"/>
    <w:rsid w:val="00F7798F"/>
    <w:rsid w:val="00F80102"/>
    <w:rsid w:val="00F80504"/>
    <w:rsid w:val="00F818EC"/>
    <w:rsid w:val="00F81C24"/>
    <w:rsid w:val="00F8205D"/>
    <w:rsid w:val="00F820D8"/>
    <w:rsid w:val="00F82903"/>
    <w:rsid w:val="00F8296B"/>
    <w:rsid w:val="00F82F43"/>
    <w:rsid w:val="00F8381A"/>
    <w:rsid w:val="00F8496B"/>
    <w:rsid w:val="00F851F5"/>
    <w:rsid w:val="00F85BE5"/>
    <w:rsid w:val="00F85EEB"/>
    <w:rsid w:val="00F86320"/>
    <w:rsid w:val="00F86334"/>
    <w:rsid w:val="00F87981"/>
    <w:rsid w:val="00F9237F"/>
    <w:rsid w:val="00F93DE8"/>
    <w:rsid w:val="00F94F2A"/>
    <w:rsid w:val="00FA0F62"/>
    <w:rsid w:val="00FA1610"/>
    <w:rsid w:val="00FA2811"/>
    <w:rsid w:val="00FA35CB"/>
    <w:rsid w:val="00FA3DED"/>
    <w:rsid w:val="00FA42FB"/>
    <w:rsid w:val="00FA4AB5"/>
    <w:rsid w:val="00FA4EA2"/>
    <w:rsid w:val="00FA5129"/>
    <w:rsid w:val="00FA60BA"/>
    <w:rsid w:val="00FA6B2A"/>
    <w:rsid w:val="00FA70CF"/>
    <w:rsid w:val="00FA7119"/>
    <w:rsid w:val="00FB054F"/>
    <w:rsid w:val="00FB08E9"/>
    <w:rsid w:val="00FB1355"/>
    <w:rsid w:val="00FB1C87"/>
    <w:rsid w:val="00FB2312"/>
    <w:rsid w:val="00FB2AC2"/>
    <w:rsid w:val="00FB3065"/>
    <w:rsid w:val="00FB371C"/>
    <w:rsid w:val="00FB4AB9"/>
    <w:rsid w:val="00FB4F93"/>
    <w:rsid w:val="00FB5B64"/>
    <w:rsid w:val="00FB5EB9"/>
    <w:rsid w:val="00FB6DEC"/>
    <w:rsid w:val="00FB7FE5"/>
    <w:rsid w:val="00FC0247"/>
    <w:rsid w:val="00FC0980"/>
    <w:rsid w:val="00FC2EF6"/>
    <w:rsid w:val="00FC33D8"/>
    <w:rsid w:val="00FC5175"/>
    <w:rsid w:val="00FC57B4"/>
    <w:rsid w:val="00FC5CC9"/>
    <w:rsid w:val="00FC61AC"/>
    <w:rsid w:val="00FC6239"/>
    <w:rsid w:val="00FC70D0"/>
    <w:rsid w:val="00FD058C"/>
    <w:rsid w:val="00FD0ADB"/>
    <w:rsid w:val="00FD19FF"/>
    <w:rsid w:val="00FD1DF8"/>
    <w:rsid w:val="00FD24E9"/>
    <w:rsid w:val="00FD275C"/>
    <w:rsid w:val="00FD4F45"/>
    <w:rsid w:val="00FD548A"/>
    <w:rsid w:val="00FD7879"/>
    <w:rsid w:val="00FE0374"/>
    <w:rsid w:val="00FE0E65"/>
    <w:rsid w:val="00FE0FBA"/>
    <w:rsid w:val="00FE11BB"/>
    <w:rsid w:val="00FE1EA3"/>
    <w:rsid w:val="00FE1FE5"/>
    <w:rsid w:val="00FE29C5"/>
    <w:rsid w:val="00FE3AE2"/>
    <w:rsid w:val="00FE3F76"/>
    <w:rsid w:val="00FE4247"/>
    <w:rsid w:val="00FE6268"/>
    <w:rsid w:val="00FE6374"/>
    <w:rsid w:val="00FF0483"/>
    <w:rsid w:val="00FF1DF8"/>
    <w:rsid w:val="00FF1FB1"/>
    <w:rsid w:val="00FF2325"/>
    <w:rsid w:val="00FF2D59"/>
    <w:rsid w:val="00FF4553"/>
    <w:rsid w:val="00FF6234"/>
    <w:rsid w:val="00FF6A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6866" style="mso-position-horizontal-relative:margin;mso-position-vertical-relative:margin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a">
    <w:name w:val="Normal"/>
    <w:qFormat/>
    <w:rsid w:val="001B6958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EA62D0"/>
    <w:pPr>
      <w:keepNext/>
      <w:spacing w:before="180" w:after="180" w:line="720" w:lineRule="auto"/>
      <w:outlineLvl w:val="0"/>
    </w:pPr>
    <w:rPr>
      <w:rFonts w:ascii="Arial" w:hAnsi="Arial"/>
      <w:b/>
      <w:bCs/>
      <w:kern w:val="52"/>
      <w:sz w:val="52"/>
      <w:szCs w:val="52"/>
    </w:rPr>
  </w:style>
  <w:style w:type="paragraph" w:styleId="2">
    <w:name w:val="heading 2"/>
    <w:basedOn w:val="a"/>
    <w:next w:val="a"/>
    <w:qFormat/>
    <w:rsid w:val="00EA62D0"/>
    <w:pPr>
      <w:keepNext/>
      <w:spacing w:line="720" w:lineRule="auto"/>
      <w:outlineLvl w:val="1"/>
    </w:pPr>
    <w:rPr>
      <w:rFonts w:ascii="Arial" w:hAnsi="Arial"/>
      <w:b/>
      <w:bCs/>
      <w:sz w:val="48"/>
      <w:szCs w:val="48"/>
    </w:rPr>
  </w:style>
  <w:style w:type="paragraph" w:styleId="3">
    <w:name w:val="heading 3"/>
    <w:basedOn w:val="a"/>
    <w:next w:val="a"/>
    <w:qFormat/>
    <w:rsid w:val="00E77EE1"/>
    <w:pPr>
      <w:keepNext/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semiHidden/>
    <w:rsid w:val="00FC57B4"/>
    <w:rPr>
      <w:sz w:val="18"/>
      <w:szCs w:val="18"/>
    </w:rPr>
  </w:style>
  <w:style w:type="paragraph" w:styleId="a4">
    <w:name w:val="annotation text"/>
    <w:basedOn w:val="a"/>
    <w:semiHidden/>
    <w:rsid w:val="00FC57B4"/>
  </w:style>
  <w:style w:type="paragraph" w:styleId="a5">
    <w:name w:val="annotation subject"/>
    <w:basedOn w:val="a4"/>
    <w:next w:val="a4"/>
    <w:semiHidden/>
    <w:rsid w:val="00FC57B4"/>
    <w:rPr>
      <w:b/>
      <w:bCs/>
    </w:rPr>
  </w:style>
  <w:style w:type="paragraph" w:styleId="a6">
    <w:name w:val="Balloon Text"/>
    <w:basedOn w:val="a"/>
    <w:semiHidden/>
    <w:rsid w:val="00FC57B4"/>
    <w:rPr>
      <w:rFonts w:ascii="Arial" w:hAnsi="Arial"/>
      <w:sz w:val="18"/>
      <w:szCs w:val="18"/>
    </w:rPr>
  </w:style>
  <w:style w:type="paragraph" w:styleId="a7">
    <w:name w:val="footer"/>
    <w:basedOn w:val="a"/>
    <w:rsid w:val="003F3F2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0"/>
    <w:rsid w:val="003F3F27"/>
  </w:style>
  <w:style w:type="paragraph" w:customStyle="1" w:styleId="Figure">
    <w:name w:val="Figure"/>
    <w:basedOn w:val="a9"/>
    <w:rsid w:val="003339CF"/>
    <w:pPr>
      <w:jc w:val="both"/>
    </w:pPr>
  </w:style>
  <w:style w:type="paragraph" w:styleId="aa">
    <w:name w:val="caption"/>
    <w:basedOn w:val="a"/>
    <w:next w:val="a"/>
    <w:qFormat/>
    <w:rsid w:val="00961DFA"/>
    <w:rPr>
      <w:sz w:val="20"/>
      <w:szCs w:val="20"/>
    </w:rPr>
  </w:style>
  <w:style w:type="paragraph" w:styleId="10">
    <w:name w:val="toc 1"/>
    <w:basedOn w:val="a"/>
    <w:next w:val="a"/>
    <w:autoRedefine/>
    <w:uiPriority w:val="39"/>
    <w:rsid w:val="00DD5BA3"/>
    <w:pPr>
      <w:tabs>
        <w:tab w:val="left" w:pos="480"/>
        <w:tab w:val="right" w:leader="dot" w:pos="8296"/>
      </w:tabs>
    </w:pPr>
  </w:style>
  <w:style w:type="paragraph" w:styleId="20">
    <w:name w:val="toc 2"/>
    <w:basedOn w:val="a"/>
    <w:next w:val="a"/>
    <w:autoRedefine/>
    <w:uiPriority w:val="39"/>
    <w:rsid w:val="00070FE4"/>
    <w:pPr>
      <w:ind w:leftChars="200" w:left="480"/>
    </w:pPr>
  </w:style>
  <w:style w:type="paragraph" w:styleId="30">
    <w:name w:val="toc 3"/>
    <w:basedOn w:val="a"/>
    <w:next w:val="a"/>
    <w:autoRedefine/>
    <w:uiPriority w:val="39"/>
    <w:rsid w:val="00070FE4"/>
    <w:pPr>
      <w:ind w:leftChars="400" w:left="960"/>
    </w:pPr>
  </w:style>
  <w:style w:type="character" w:styleId="ab">
    <w:name w:val="Hyperlink"/>
    <w:basedOn w:val="a0"/>
    <w:uiPriority w:val="99"/>
    <w:rsid w:val="00070FE4"/>
    <w:rPr>
      <w:color w:val="0000FF"/>
      <w:u w:val="single"/>
    </w:rPr>
  </w:style>
  <w:style w:type="paragraph" w:customStyle="1" w:styleId="11">
    <w:name w:val="標題1"/>
    <w:basedOn w:val="ac"/>
    <w:rsid w:val="00034591"/>
    <w:pPr>
      <w:jc w:val="center"/>
    </w:pPr>
    <w:rPr>
      <w:b/>
      <w:sz w:val="52"/>
    </w:rPr>
  </w:style>
  <w:style w:type="paragraph" w:styleId="ad">
    <w:name w:val="header"/>
    <w:basedOn w:val="a"/>
    <w:link w:val="ae"/>
    <w:rsid w:val="00A65C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c">
    <w:name w:val="Body Text"/>
    <w:basedOn w:val="a"/>
    <w:rsid w:val="00034591"/>
    <w:pPr>
      <w:spacing w:after="120"/>
    </w:pPr>
  </w:style>
  <w:style w:type="character" w:customStyle="1" w:styleId="ae">
    <w:name w:val="頁首 字元"/>
    <w:basedOn w:val="a0"/>
    <w:link w:val="ad"/>
    <w:rsid w:val="00A65C3A"/>
    <w:rPr>
      <w:kern w:val="2"/>
    </w:rPr>
  </w:style>
  <w:style w:type="paragraph" w:styleId="af">
    <w:name w:val="endnote text"/>
    <w:basedOn w:val="a"/>
    <w:link w:val="af0"/>
    <w:rsid w:val="00C04900"/>
    <w:pPr>
      <w:snapToGrid w:val="0"/>
    </w:pPr>
  </w:style>
  <w:style w:type="paragraph" w:styleId="a9">
    <w:name w:val="table of figures"/>
    <w:basedOn w:val="a"/>
    <w:next w:val="a"/>
    <w:uiPriority w:val="99"/>
    <w:rsid w:val="00061070"/>
    <w:pPr>
      <w:ind w:leftChars="400" w:left="400" w:hangingChars="200" w:hanging="200"/>
    </w:pPr>
  </w:style>
  <w:style w:type="character" w:customStyle="1" w:styleId="af0">
    <w:name w:val="章節附註文字 字元"/>
    <w:basedOn w:val="a0"/>
    <w:link w:val="af"/>
    <w:rsid w:val="00C04900"/>
    <w:rPr>
      <w:kern w:val="2"/>
      <w:sz w:val="24"/>
      <w:szCs w:val="24"/>
    </w:rPr>
  </w:style>
  <w:style w:type="character" w:styleId="af1">
    <w:name w:val="endnote reference"/>
    <w:basedOn w:val="a0"/>
    <w:rsid w:val="00C04900"/>
    <w:rPr>
      <w:vertAlign w:val="superscript"/>
    </w:rPr>
  </w:style>
  <w:style w:type="paragraph" w:styleId="af2">
    <w:name w:val="List Paragraph"/>
    <w:basedOn w:val="a"/>
    <w:uiPriority w:val="34"/>
    <w:qFormat/>
    <w:rsid w:val="00F52B21"/>
    <w:pPr>
      <w:ind w:leftChars="200" w:left="480"/>
    </w:pPr>
    <w:rPr>
      <w:rFonts w:ascii="Calibri" w:hAnsi="Calibri"/>
      <w:szCs w:val="22"/>
    </w:rPr>
  </w:style>
  <w:style w:type="table" w:styleId="af3">
    <w:name w:val="Table Grid"/>
    <w:basedOn w:val="a1"/>
    <w:rsid w:val="008D359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5B207A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f4">
    <w:name w:val="TOC Heading"/>
    <w:basedOn w:val="1"/>
    <w:next w:val="a"/>
    <w:uiPriority w:val="39"/>
    <w:qFormat/>
    <w:rsid w:val="006D4D96"/>
    <w:pPr>
      <w:keepLines/>
      <w:widowControl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f5">
    <w:name w:val="Revision"/>
    <w:hidden/>
    <w:uiPriority w:val="99"/>
    <w:semiHidden/>
    <w:rsid w:val="00682E77"/>
    <w:rPr>
      <w:kern w:val="2"/>
      <w:sz w:val="24"/>
      <w:szCs w:val="24"/>
    </w:rPr>
  </w:style>
  <w:style w:type="paragraph" w:styleId="af6">
    <w:name w:val="Document Map"/>
    <w:basedOn w:val="a"/>
    <w:link w:val="af7"/>
    <w:rsid w:val="00817DCB"/>
    <w:rPr>
      <w:rFonts w:ascii="新細明體"/>
      <w:sz w:val="18"/>
      <w:szCs w:val="18"/>
    </w:rPr>
  </w:style>
  <w:style w:type="character" w:customStyle="1" w:styleId="af7">
    <w:name w:val="文件引導模式 字元"/>
    <w:basedOn w:val="a0"/>
    <w:link w:val="af6"/>
    <w:rsid w:val="00817DCB"/>
    <w:rPr>
      <w:rFonts w:ascii="新細明體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99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0958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3098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48750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1648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52422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54504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21020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8480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6F767A"/>
            <w:bottom w:val="none" w:sz="0" w:space="0" w:color="auto"/>
            <w:right w:val="single" w:sz="6" w:space="0" w:color="6F767A"/>
          </w:divBdr>
          <w:divsChild>
            <w:div w:id="1211065450">
              <w:marLeft w:val="0"/>
              <w:marRight w:val="0"/>
              <w:marTop w:val="0"/>
              <w:marBottom w:val="0"/>
              <w:divBdr>
                <w:top w:val="single" w:sz="6" w:space="0" w:color="95A4AE"/>
                <w:left w:val="none" w:sz="0" w:space="0" w:color="auto"/>
                <w:bottom w:val="single" w:sz="6" w:space="0" w:color="878D90"/>
                <w:right w:val="none" w:sz="0" w:space="0" w:color="auto"/>
              </w:divBdr>
              <w:divsChild>
                <w:div w:id="1931159987">
                  <w:marLeft w:val="0"/>
                  <w:marRight w:val="-40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420549">
                      <w:marLeft w:val="0"/>
                      <w:marRight w:val="40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353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single" w:sz="6" w:space="0" w:color="D0D0D0"/>
                          </w:divBdr>
                          <w:divsChild>
                            <w:div w:id="858354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797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2C9D2"/>
                                    <w:left w:val="single" w:sz="6" w:space="0" w:color="C2C9D2"/>
                                    <w:bottom w:val="single" w:sz="6" w:space="0" w:color="C2C9D2"/>
                                    <w:right w:val="single" w:sz="6" w:space="0" w:color="C2C9D2"/>
                                  </w:divBdr>
                                  <w:divsChild>
                                    <w:div w:id="2139299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dashed" w:sz="6" w:space="4" w:color="BEBEBE"/>
                                        <w:right w:val="none" w:sz="0" w:space="0" w:color="auto"/>
                                      </w:divBdr>
                                      <w:divsChild>
                                        <w:div w:id="1221021418">
                                          <w:marLeft w:val="153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3822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0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9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4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3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3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1995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6F767A"/>
            <w:bottom w:val="none" w:sz="0" w:space="0" w:color="auto"/>
            <w:right w:val="single" w:sz="6" w:space="0" w:color="6F767A"/>
          </w:divBdr>
          <w:divsChild>
            <w:div w:id="1722943872">
              <w:marLeft w:val="0"/>
              <w:marRight w:val="0"/>
              <w:marTop w:val="0"/>
              <w:marBottom w:val="0"/>
              <w:divBdr>
                <w:top w:val="single" w:sz="6" w:space="0" w:color="95A4AE"/>
                <w:left w:val="none" w:sz="0" w:space="0" w:color="auto"/>
                <w:bottom w:val="single" w:sz="6" w:space="0" w:color="878D90"/>
                <w:right w:val="none" w:sz="0" w:space="0" w:color="auto"/>
              </w:divBdr>
              <w:divsChild>
                <w:div w:id="887448832">
                  <w:marLeft w:val="0"/>
                  <w:marRight w:val="-40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313230">
                      <w:marLeft w:val="0"/>
                      <w:marRight w:val="40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40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single" w:sz="6" w:space="0" w:color="D0D0D0"/>
                          </w:divBdr>
                          <w:divsChild>
                            <w:div w:id="2133014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6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2C9D2"/>
                                    <w:left w:val="single" w:sz="6" w:space="0" w:color="C2C9D2"/>
                                    <w:bottom w:val="single" w:sz="6" w:space="0" w:color="C2C9D2"/>
                                    <w:right w:val="single" w:sz="6" w:space="0" w:color="C2C9D2"/>
                                  </w:divBdr>
                                  <w:divsChild>
                                    <w:div w:id="1682510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dashed" w:sz="6" w:space="4" w:color="BEBEBE"/>
                                        <w:right w:val="none" w:sz="0" w:space="0" w:color="auto"/>
                                      </w:divBdr>
                                      <w:divsChild>
                                        <w:div w:id="1091506243">
                                          <w:marLeft w:val="153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998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17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4616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6F767A"/>
            <w:bottom w:val="none" w:sz="0" w:space="0" w:color="auto"/>
            <w:right w:val="single" w:sz="6" w:space="0" w:color="6F767A"/>
          </w:divBdr>
          <w:divsChild>
            <w:div w:id="623073954">
              <w:marLeft w:val="0"/>
              <w:marRight w:val="0"/>
              <w:marTop w:val="0"/>
              <w:marBottom w:val="0"/>
              <w:divBdr>
                <w:top w:val="single" w:sz="6" w:space="0" w:color="95A4AE"/>
                <w:left w:val="none" w:sz="0" w:space="0" w:color="auto"/>
                <w:bottom w:val="single" w:sz="6" w:space="0" w:color="878D90"/>
                <w:right w:val="none" w:sz="0" w:space="0" w:color="auto"/>
              </w:divBdr>
              <w:divsChild>
                <w:div w:id="1603415815">
                  <w:marLeft w:val="0"/>
                  <w:marRight w:val="-40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443307">
                      <w:marLeft w:val="0"/>
                      <w:marRight w:val="40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153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single" w:sz="6" w:space="0" w:color="D0D0D0"/>
                          </w:divBdr>
                          <w:divsChild>
                            <w:div w:id="1302727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077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12" w:space="0" w:color="A1B0C3"/>
                                    <w:right w:val="none" w:sz="0" w:space="0" w:color="auto"/>
                                  </w:divBdr>
                                  <w:divsChild>
                                    <w:div w:id="1568417931">
                                      <w:marLeft w:val="0"/>
                                      <w:marRight w:val="21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4483361">
                                          <w:marLeft w:val="0"/>
                                          <w:marRight w:val="0"/>
                                          <w:marTop w:val="0"/>
                                          <w:marBottom w:val="204"/>
                                          <w:divBdr>
                                            <w:top w:val="single" w:sz="12" w:space="5" w:color="F4F2F3"/>
                                            <w:left w:val="single" w:sz="12" w:space="6" w:color="F4F2F3"/>
                                            <w:bottom w:val="single" w:sz="12" w:space="5" w:color="F4F2F3"/>
                                            <w:right w:val="single" w:sz="12" w:space="6" w:color="F4F2F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89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6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35369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6F767A"/>
            <w:bottom w:val="none" w:sz="0" w:space="0" w:color="auto"/>
            <w:right w:val="single" w:sz="6" w:space="0" w:color="6F767A"/>
          </w:divBdr>
          <w:divsChild>
            <w:div w:id="825702076">
              <w:marLeft w:val="0"/>
              <w:marRight w:val="0"/>
              <w:marTop w:val="0"/>
              <w:marBottom w:val="0"/>
              <w:divBdr>
                <w:top w:val="single" w:sz="6" w:space="0" w:color="95A4AE"/>
                <w:left w:val="none" w:sz="0" w:space="0" w:color="auto"/>
                <w:bottom w:val="single" w:sz="6" w:space="0" w:color="878D90"/>
                <w:right w:val="none" w:sz="0" w:space="0" w:color="auto"/>
              </w:divBdr>
              <w:divsChild>
                <w:div w:id="373043495">
                  <w:marLeft w:val="0"/>
                  <w:marRight w:val="-40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681003">
                      <w:marLeft w:val="0"/>
                      <w:marRight w:val="40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893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single" w:sz="6" w:space="0" w:color="D0D0D0"/>
                          </w:divBdr>
                          <w:divsChild>
                            <w:div w:id="1897354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818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12" w:space="0" w:color="A1B0C3"/>
                                    <w:right w:val="none" w:sz="0" w:space="0" w:color="auto"/>
                                  </w:divBdr>
                                  <w:divsChild>
                                    <w:div w:id="1696493322">
                                      <w:marLeft w:val="0"/>
                                      <w:marRight w:val="21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0321865">
                                          <w:marLeft w:val="0"/>
                                          <w:marRight w:val="0"/>
                                          <w:marTop w:val="0"/>
                                          <w:marBottom w:val="204"/>
                                          <w:divBdr>
                                            <w:top w:val="single" w:sz="12" w:space="5" w:color="F4F2F3"/>
                                            <w:left w:val="single" w:sz="12" w:space="6" w:color="F4F2F3"/>
                                            <w:bottom w:val="single" w:sz="12" w:space="5" w:color="F4F2F3"/>
                                            <w:right w:val="single" w:sz="12" w:space="6" w:color="F4F2F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Work\Company\Mirle\Paper\2011_0818_EDA&#26044;&#24037;&#26989;&#25511;&#21046;&#22120;_02.docx" TargetMode="External"/><Relationship Id="rId13" Type="http://schemas.openxmlformats.org/officeDocument/2006/relationships/hyperlink" Target="file:///D:\Work\Company\Mirle\Paper\2011_0818_EDA&#26044;&#24037;&#26989;&#25511;&#21046;&#22120;_02.docx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hyperlink" Target="file:///D:\Work\Company\Mirle\Paper\2011_0818_EDA&#26044;&#24037;&#26989;&#25511;&#21046;&#22120;_02.docx" TargetMode="External"/><Relationship Id="rId12" Type="http://schemas.openxmlformats.org/officeDocument/2006/relationships/hyperlink" Target="file:///D:\Work\Company\Mirle\Paper\2011_0818_EDA&#26044;&#24037;&#26989;&#25511;&#21046;&#22120;_02.docx" TargetMode="External"/><Relationship Id="rId17" Type="http://schemas.openxmlformats.org/officeDocument/2006/relationships/footer" Target="footer2.xml"/><Relationship Id="rId25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oleObject" Target="embeddings/oleObject1.bin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D:\Work\Company\Mirle\Paper\2011_0818_EDA&#26044;&#24037;&#26989;&#25511;&#21046;&#22120;_02.docx" TargetMode="External"/><Relationship Id="rId24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hyperlink" Target="file:///D:\Work\Company\Mirle\Paper\2011_0818_EDA&#26044;&#24037;&#26989;&#25511;&#21046;&#22120;_02.docx" TargetMode="External"/><Relationship Id="rId23" Type="http://schemas.openxmlformats.org/officeDocument/2006/relationships/image" Target="media/image5.emf"/><Relationship Id="rId28" Type="http://schemas.openxmlformats.org/officeDocument/2006/relationships/image" Target="media/image9.png"/><Relationship Id="rId10" Type="http://schemas.openxmlformats.org/officeDocument/2006/relationships/hyperlink" Target="file:///D:\Work\Company\Mirle\Paper\2011_0818_EDA&#26044;&#24037;&#26989;&#25511;&#21046;&#22120;_02.docx" TargetMode="External"/><Relationship Id="rId19" Type="http://schemas.openxmlformats.org/officeDocument/2006/relationships/image" Target="media/image2.emf"/><Relationship Id="rId4" Type="http://schemas.openxmlformats.org/officeDocument/2006/relationships/webSettings" Target="webSettings.xml"/><Relationship Id="rId9" Type="http://schemas.openxmlformats.org/officeDocument/2006/relationships/hyperlink" Target="file:///D:\Work\Company\Mirle\Paper\2011_0818_EDA&#26044;&#24037;&#26989;&#25511;&#21046;&#22120;_02.docx" TargetMode="External"/><Relationship Id="rId14" Type="http://schemas.openxmlformats.org/officeDocument/2006/relationships/hyperlink" Target="file:///D:\Work\Company\Mirle\Paper\2011_0818_EDA&#26044;&#24037;&#26989;&#25511;&#21046;&#22120;_02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8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2294</Words>
  <Characters>13076</Characters>
  <Application>Microsoft Office Word</Application>
  <DocSecurity>0</DocSecurity>
  <Lines>108</Lines>
  <Paragraphs>30</Paragraphs>
  <ScaleCrop>false</ScaleCrop>
  <Company>HOME</Company>
  <LinksUpToDate>false</LinksUpToDate>
  <CharactersWithSpaces>15340</CharactersWithSpaces>
  <SharedDoc>false</SharedDoc>
  <HLinks>
    <vt:vector size="114" baseType="variant">
      <vt:variant>
        <vt:i4>327750</vt:i4>
      </vt:variant>
      <vt:variant>
        <vt:i4>113</vt:i4>
      </vt:variant>
      <vt:variant>
        <vt:i4>0</vt:i4>
      </vt:variant>
      <vt:variant>
        <vt:i4>5</vt:i4>
      </vt:variant>
      <vt:variant>
        <vt:lpwstr>2011_0715_Simon_final_06_02.doc</vt:lpwstr>
      </vt:variant>
      <vt:variant>
        <vt:lpwstr>_Toc298491681</vt:lpwstr>
      </vt:variant>
      <vt:variant>
        <vt:i4>327750</vt:i4>
      </vt:variant>
      <vt:variant>
        <vt:i4>107</vt:i4>
      </vt:variant>
      <vt:variant>
        <vt:i4>0</vt:i4>
      </vt:variant>
      <vt:variant>
        <vt:i4>5</vt:i4>
      </vt:variant>
      <vt:variant>
        <vt:lpwstr>2011_0715_Simon_final_06_02.doc</vt:lpwstr>
      </vt:variant>
      <vt:variant>
        <vt:lpwstr>_Toc298491680</vt:lpwstr>
      </vt:variant>
      <vt:variant>
        <vt:i4>655430</vt:i4>
      </vt:variant>
      <vt:variant>
        <vt:i4>101</vt:i4>
      </vt:variant>
      <vt:variant>
        <vt:i4>0</vt:i4>
      </vt:variant>
      <vt:variant>
        <vt:i4>5</vt:i4>
      </vt:variant>
      <vt:variant>
        <vt:lpwstr>2011_0715_Simon_final_06_02.doc</vt:lpwstr>
      </vt:variant>
      <vt:variant>
        <vt:lpwstr>_Toc298491679</vt:lpwstr>
      </vt:variant>
      <vt:variant>
        <vt:i4>655430</vt:i4>
      </vt:variant>
      <vt:variant>
        <vt:i4>95</vt:i4>
      </vt:variant>
      <vt:variant>
        <vt:i4>0</vt:i4>
      </vt:variant>
      <vt:variant>
        <vt:i4>5</vt:i4>
      </vt:variant>
      <vt:variant>
        <vt:lpwstr>2011_0715_Simon_final_06_02.doc</vt:lpwstr>
      </vt:variant>
      <vt:variant>
        <vt:lpwstr>_Toc298491678</vt:lpwstr>
      </vt:variant>
      <vt:variant>
        <vt:i4>655430</vt:i4>
      </vt:variant>
      <vt:variant>
        <vt:i4>89</vt:i4>
      </vt:variant>
      <vt:variant>
        <vt:i4>0</vt:i4>
      </vt:variant>
      <vt:variant>
        <vt:i4>5</vt:i4>
      </vt:variant>
      <vt:variant>
        <vt:lpwstr>2011_0715_Simon_final_06_02.doc</vt:lpwstr>
      </vt:variant>
      <vt:variant>
        <vt:lpwstr>_Toc298491677</vt:lpwstr>
      </vt:variant>
      <vt:variant>
        <vt:i4>655430</vt:i4>
      </vt:variant>
      <vt:variant>
        <vt:i4>83</vt:i4>
      </vt:variant>
      <vt:variant>
        <vt:i4>0</vt:i4>
      </vt:variant>
      <vt:variant>
        <vt:i4>5</vt:i4>
      </vt:variant>
      <vt:variant>
        <vt:lpwstr>2011_0715_Simon_final_06_02.doc</vt:lpwstr>
      </vt:variant>
      <vt:variant>
        <vt:lpwstr>_Toc298491676</vt:lpwstr>
      </vt:variant>
      <vt:variant>
        <vt:i4>655430</vt:i4>
      </vt:variant>
      <vt:variant>
        <vt:i4>77</vt:i4>
      </vt:variant>
      <vt:variant>
        <vt:i4>0</vt:i4>
      </vt:variant>
      <vt:variant>
        <vt:i4>5</vt:i4>
      </vt:variant>
      <vt:variant>
        <vt:lpwstr>2011_0715_Simon_final_06_02.doc</vt:lpwstr>
      </vt:variant>
      <vt:variant>
        <vt:lpwstr>_Toc298491675</vt:lpwstr>
      </vt:variant>
      <vt:variant>
        <vt:i4>655430</vt:i4>
      </vt:variant>
      <vt:variant>
        <vt:i4>71</vt:i4>
      </vt:variant>
      <vt:variant>
        <vt:i4>0</vt:i4>
      </vt:variant>
      <vt:variant>
        <vt:i4>5</vt:i4>
      </vt:variant>
      <vt:variant>
        <vt:lpwstr>2011_0715_Simon_final_06_02.doc</vt:lpwstr>
      </vt:variant>
      <vt:variant>
        <vt:lpwstr>_Toc298491674</vt:lpwstr>
      </vt:variant>
      <vt:variant>
        <vt:i4>655430</vt:i4>
      </vt:variant>
      <vt:variant>
        <vt:i4>65</vt:i4>
      </vt:variant>
      <vt:variant>
        <vt:i4>0</vt:i4>
      </vt:variant>
      <vt:variant>
        <vt:i4>5</vt:i4>
      </vt:variant>
      <vt:variant>
        <vt:lpwstr>2011_0715_Simon_final_06_02.doc</vt:lpwstr>
      </vt:variant>
      <vt:variant>
        <vt:lpwstr>_Toc298491673</vt:lpwstr>
      </vt:variant>
      <vt:variant>
        <vt:i4>1835061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_Toc298491672</vt:lpwstr>
      </vt:variant>
      <vt:variant>
        <vt:i4>1835061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_Toc298491671</vt:lpwstr>
      </vt:variant>
      <vt:variant>
        <vt:i4>1835061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_Toc298491670</vt:lpwstr>
      </vt:variant>
      <vt:variant>
        <vt:i4>1900597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_Toc298491669</vt:lpwstr>
      </vt:variant>
      <vt:variant>
        <vt:i4>1900597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_Toc298491668</vt:lpwstr>
      </vt:variant>
      <vt:variant>
        <vt:i4>1900597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_Toc298491667</vt:lpwstr>
      </vt:variant>
      <vt:variant>
        <vt:i4>1900597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_Toc298491666</vt:lpwstr>
      </vt:variant>
      <vt:variant>
        <vt:i4>1900597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_Toc298491665</vt:lpwstr>
      </vt:variant>
      <vt:variant>
        <vt:i4>1900597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_Toc298491664</vt:lpwstr>
      </vt:variant>
      <vt:variant>
        <vt:i4>1900597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_Toc298491663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cp:lastPrinted>2011-07-18T09:47:00Z</cp:lastPrinted>
  <dcterms:created xsi:type="dcterms:W3CDTF">2013-06-26T14:50:00Z</dcterms:created>
  <dcterms:modified xsi:type="dcterms:W3CDTF">2013-06-26T14:50:00Z</dcterms:modified>
</cp:coreProperties>
</file>